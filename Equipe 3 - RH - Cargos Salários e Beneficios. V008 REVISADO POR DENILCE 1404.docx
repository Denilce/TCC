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CE8114" w14:textId="5856D77F" w:rsidR="004706F4" w:rsidRPr="00AE3AF2" w:rsidRDefault="004706F4" w:rsidP="00760813">
      <w:pPr>
        <w:pStyle w:val="Cabealho"/>
        <w:jc w:val="center"/>
        <w:rPr>
          <w:rFonts w:ascii="Arial" w:hAnsi="Arial" w:cs="Arial"/>
        </w:rPr>
      </w:pPr>
      <w:r w:rsidRPr="00AE3AF2">
        <w:rPr>
          <w:rFonts w:ascii="Arial" w:hAnsi="Arial" w:cs="Arial"/>
          <w:noProof/>
          <w:lang w:eastAsia="pt-BR"/>
        </w:rPr>
        <w:drawing>
          <wp:anchor distT="0" distB="0" distL="114300" distR="114300" simplePos="0" relativeHeight="251658240" behindDoc="0" locked="0" layoutInCell="1" allowOverlap="1" wp14:anchorId="61F4ADE6" wp14:editId="55DBC2D6">
            <wp:simplePos x="0" y="0"/>
            <wp:positionH relativeFrom="margin">
              <wp:posOffset>-425450</wp:posOffset>
            </wp:positionH>
            <wp:positionV relativeFrom="margin">
              <wp:posOffset>-596900</wp:posOffset>
            </wp:positionV>
            <wp:extent cx="6316012" cy="101917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832E40" w14:textId="158A20FE" w:rsidR="000738C1" w:rsidRPr="00AE3AF2" w:rsidRDefault="000738C1" w:rsidP="00760813">
      <w:pPr>
        <w:pStyle w:val="Ttulo"/>
        <w:rPr>
          <w:rFonts w:cs="Arial"/>
          <w:sz w:val="36"/>
          <w:szCs w:val="36"/>
        </w:rPr>
      </w:pPr>
      <w:r w:rsidRPr="00AE3AF2">
        <w:rPr>
          <w:rFonts w:cs="Arial"/>
          <w:sz w:val="36"/>
          <w:szCs w:val="36"/>
        </w:rPr>
        <w:t>Curso de Análise e Desenvolvimento de Sistemas</w:t>
      </w:r>
    </w:p>
    <w:p w14:paraId="4AD2F513" w14:textId="1BF80FD4" w:rsidR="000738C1" w:rsidRPr="00AE3AF2" w:rsidRDefault="00875DE4" w:rsidP="00760813">
      <w:pPr>
        <w:pStyle w:val="Ttulo"/>
        <w:rPr>
          <w:rFonts w:cs="Arial"/>
          <w:sz w:val="44"/>
        </w:rPr>
      </w:pPr>
      <w:r w:rsidRPr="00AE3AF2">
        <w:rPr>
          <w:rFonts w:cs="Arial"/>
          <w:sz w:val="44"/>
          <w:highlight w:val="yellow"/>
        </w:rPr>
        <w:t>Observação: marcar o texto e colocar revisão em português</w:t>
      </w:r>
    </w:p>
    <w:p w14:paraId="39108252" w14:textId="77777777" w:rsidR="004C7033" w:rsidRPr="00AE3AF2" w:rsidRDefault="004C7033" w:rsidP="00760813">
      <w:pPr>
        <w:pStyle w:val="Ttulo"/>
        <w:rPr>
          <w:rFonts w:cs="Arial"/>
          <w:sz w:val="44"/>
        </w:rPr>
      </w:pPr>
    </w:p>
    <w:p w14:paraId="7D09C0A7" w14:textId="74549B40" w:rsidR="00760813" w:rsidRPr="00AE3AF2" w:rsidRDefault="00760813" w:rsidP="00760813">
      <w:pPr>
        <w:pStyle w:val="Ttulo"/>
        <w:ind w:firstLine="709"/>
        <w:rPr>
          <w:rFonts w:cs="Arial"/>
          <w:b w:val="0"/>
          <w:sz w:val="32"/>
          <w:szCs w:val="32"/>
        </w:rPr>
      </w:pPr>
      <w:r w:rsidRPr="00AE3AF2">
        <w:rPr>
          <w:rFonts w:cs="Arial"/>
          <w:b w:val="0"/>
          <w:sz w:val="32"/>
          <w:szCs w:val="32"/>
        </w:rPr>
        <w:t xml:space="preserve">Jean Philip Silva </w:t>
      </w:r>
    </w:p>
    <w:p w14:paraId="7A30B077" w14:textId="6CD4E1CE" w:rsidR="00760813" w:rsidRPr="00AE3AF2" w:rsidRDefault="00760813" w:rsidP="00760813">
      <w:pPr>
        <w:pStyle w:val="Ttulo"/>
        <w:ind w:firstLine="709"/>
        <w:rPr>
          <w:rFonts w:cs="Arial"/>
          <w:b w:val="0"/>
          <w:sz w:val="32"/>
          <w:szCs w:val="32"/>
        </w:rPr>
      </w:pPr>
      <w:r w:rsidRPr="00AE3AF2">
        <w:rPr>
          <w:rFonts w:cs="Arial"/>
          <w:b w:val="0"/>
          <w:sz w:val="32"/>
          <w:szCs w:val="32"/>
        </w:rPr>
        <w:t>João Pedro Oliveira Antunes</w:t>
      </w:r>
    </w:p>
    <w:p w14:paraId="3816A7BB" w14:textId="3DE789E8" w:rsidR="00760813" w:rsidRPr="00AE3AF2" w:rsidRDefault="00760813" w:rsidP="00760813">
      <w:pPr>
        <w:pStyle w:val="Ttulo"/>
        <w:ind w:firstLine="709"/>
        <w:rPr>
          <w:rFonts w:cs="Arial"/>
          <w:b w:val="0"/>
          <w:sz w:val="32"/>
          <w:szCs w:val="32"/>
        </w:rPr>
      </w:pPr>
      <w:r w:rsidRPr="00AE3AF2">
        <w:rPr>
          <w:rFonts w:cs="Arial"/>
          <w:b w:val="0"/>
          <w:sz w:val="32"/>
          <w:szCs w:val="32"/>
        </w:rPr>
        <w:t>Matheus Soares Vieira</w:t>
      </w:r>
    </w:p>
    <w:p w14:paraId="509C986C" w14:textId="49645D7A" w:rsidR="00AB392E" w:rsidRPr="00AE3AF2" w:rsidRDefault="00760813" w:rsidP="004C7033">
      <w:pPr>
        <w:pStyle w:val="Ttulo"/>
        <w:ind w:firstLine="709"/>
        <w:rPr>
          <w:rFonts w:cs="Arial"/>
          <w:b w:val="0"/>
          <w:sz w:val="32"/>
          <w:szCs w:val="32"/>
        </w:rPr>
      </w:pPr>
      <w:r w:rsidRPr="00AE3AF2">
        <w:rPr>
          <w:rFonts w:cs="Arial"/>
          <w:b w:val="0"/>
          <w:sz w:val="32"/>
          <w:szCs w:val="32"/>
        </w:rPr>
        <w:t>William Santos de Almeida</w:t>
      </w:r>
    </w:p>
    <w:p w14:paraId="61FBB09D" w14:textId="0FB371C5" w:rsidR="004C7033" w:rsidRPr="00AE3AF2" w:rsidRDefault="004C7033" w:rsidP="000738C1">
      <w:pPr>
        <w:pStyle w:val="Ttulo"/>
        <w:ind w:left="1418" w:firstLine="709"/>
        <w:jc w:val="left"/>
        <w:rPr>
          <w:rFonts w:cs="Arial"/>
          <w:b w:val="0"/>
          <w:sz w:val="32"/>
          <w:szCs w:val="32"/>
        </w:rPr>
      </w:pPr>
    </w:p>
    <w:p w14:paraId="72205A45" w14:textId="77777777" w:rsidR="004C7033" w:rsidRPr="00AE3AF2" w:rsidRDefault="004C7033" w:rsidP="000738C1">
      <w:pPr>
        <w:pStyle w:val="Ttulo"/>
        <w:ind w:left="1418" w:firstLine="709"/>
        <w:jc w:val="left"/>
        <w:rPr>
          <w:rFonts w:cs="Arial"/>
          <w:b w:val="0"/>
          <w:sz w:val="40"/>
          <w:szCs w:val="40"/>
        </w:rPr>
      </w:pPr>
    </w:p>
    <w:p w14:paraId="667F18A2" w14:textId="77777777" w:rsidR="00760813" w:rsidRPr="00AE3AF2" w:rsidRDefault="00760813" w:rsidP="00760813">
      <w:pPr>
        <w:pStyle w:val="Ttulo"/>
        <w:jc w:val="left"/>
        <w:rPr>
          <w:rFonts w:cs="Arial"/>
          <w:sz w:val="44"/>
        </w:rPr>
      </w:pPr>
    </w:p>
    <w:p w14:paraId="6F50C916" w14:textId="20F7A94A" w:rsidR="00EB2933" w:rsidRPr="00AE3AF2" w:rsidRDefault="00AB392E" w:rsidP="00760813">
      <w:pPr>
        <w:pStyle w:val="Ttulo"/>
        <w:ind w:right="-518"/>
        <w:rPr>
          <w:rFonts w:cs="Arial"/>
          <w:sz w:val="36"/>
          <w:szCs w:val="36"/>
        </w:rPr>
      </w:pPr>
      <w:r w:rsidRPr="00AE3AF2">
        <w:rPr>
          <w:rFonts w:cs="Arial"/>
          <w:sz w:val="36"/>
          <w:szCs w:val="36"/>
        </w:rPr>
        <w:t xml:space="preserve">Documentação </w:t>
      </w:r>
      <w:r w:rsidR="00EB2933" w:rsidRPr="00AE3AF2">
        <w:rPr>
          <w:rFonts w:cs="Arial"/>
          <w:sz w:val="36"/>
          <w:szCs w:val="36"/>
        </w:rPr>
        <w:t xml:space="preserve">de Desenvolvimento de </w:t>
      </w:r>
      <w:r w:rsidR="008B1106" w:rsidRPr="00AE3AF2">
        <w:rPr>
          <w:rFonts w:cs="Arial"/>
          <w:sz w:val="36"/>
          <w:szCs w:val="36"/>
        </w:rPr>
        <w:t>S</w:t>
      </w:r>
      <w:r w:rsidR="00EB2933" w:rsidRPr="00AE3AF2">
        <w:rPr>
          <w:rFonts w:cs="Arial"/>
          <w:sz w:val="36"/>
          <w:szCs w:val="36"/>
        </w:rPr>
        <w:t>oftware</w:t>
      </w:r>
    </w:p>
    <w:p w14:paraId="5A887A9A" w14:textId="2D4A6425" w:rsidR="006052DD" w:rsidRPr="00AE3AF2" w:rsidRDefault="00C7234C" w:rsidP="00760813">
      <w:pPr>
        <w:pStyle w:val="Ttulo"/>
        <w:rPr>
          <w:rFonts w:cs="Arial"/>
          <w:b w:val="0"/>
          <w:sz w:val="36"/>
          <w:szCs w:val="36"/>
        </w:rPr>
      </w:pPr>
      <w:r w:rsidRPr="00AE3AF2">
        <w:rPr>
          <w:rFonts w:cs="Arial"/>
          <w:b w:val="0"/>
          <w:sz w:val="36"/>
          <w:szCs w:val="36"/>
          <w:highlight w:val="yellow"/>
        </w:rPr>
        <w:t>(TIRAR)</w:t>
      </w:r>
      <w:r w:rsidR="006052DD" w:rsidRPr="00AE3AF2">
        <w:rPr>
          <w:rFonts w:cs="Arial"/>
          <w:b w:val="0"/>
          <w:sz w:val="36"/>
          <w:szCs w:val="36"/>
          <w:highlight w:val="yellow"/>
        </w:rPr>
        <w:t>Tí</w:t>
      </w:r>
      <w:r w:rsidR="008B1106" w:rsidRPr="00AE3AF2">
        <w:rPr>
          <w:rFonts w:cs="Arial"/>
          <w:b w:val="0"/>
          <w:sz w:val="36"/>
          <w:szCs w:val="36"/>
          <w:highlight w:val="yellow"/>
        </w:rPr>
        <w:t>tulo</w:t>
      </w:r>
      <w:r w:rsidR="00EB2933" w:rsidRPr="00AE3AF2">
        <w:rPr>
          <w:rFonts w:cs="Arial"/>
          <w:b w:val="0"/>
          <w:sz w:val="36"/>
          <w:szCs w:val="36"/>
          <w:highlight w:val="yellow"/>
        </w:rPr>
        <w:t>:</w:t>
      </w:r>
      <w:r w:rsidR="00EB2933" w:rsidRPr="00AE3AF2">
        <w:rPr>
          <w:rFonts w:cs="Arial"/>
          <w:b w:val="0"/>
          <w:sz w:val="36"/>
          <w:szCs w:val="36"/>
        </w:rPr>
        <w:t xml:space="preserve"> </w:t>
      </w:r>
      <w:r w:rsidR="00760813" w:rsidRPr="00AE3AF2">
        <w:rPr>
          <w:rFonts w:cs="Arial"/>
          <w:szCs w:val="28"/>
        </w:rPr>
        <w:t>Cargos, Salários e Benefícios (RH)</w:t>
      </w:r>
    </w:p>
    <w:p w14:paraId="7066BEC9" w14:textId="77777777" w:rsidR="008B1106" w:rsidRPr="00AE3AF2" w:rsidRDefault="008B1106" w:rsidP="006052DD">
      <w:pPr>
        <w:pStyle w:val="Ttulo"/>
        <w:jc w:val="right"/>
        <w:rPr>
          <w:rFonts w:cs="Arial"/>
          <w:b w:val="0"/>
          <w:sz w:val="40"/>
        </w:rPr>
      </w:pPr>
    </w:p>
    <w:p w14:paraId="58264E74" w14:textId="77777777" w:rsidR="00AB392E" w:rsidRPr="00AE3AF2" w:rsidRDefault="00AB392E" w:rsidP="006052DD">
      <w:pPr>
        <w:pStyle w:val="Ttulo"/>
        <w:jc w:val="right"/>
        <w:rPr>
          <w:rFonts w:cs="Arial"/>
          <w:b w:val="0"/>
          <w:sz w:val="40"/>
        </w:rPr>
      </w:pPr>
    </w:p>
    <w:p w14:paraId="3EC6CF04" w14:textId="77777777" w:rsidR="00022395" w:rsidRPr="00AE3AF2" w:rsidRDefault="00022395" w:rsidP="004706F4">
      <w:pPr>
        <w:pStyle w:val="Ttulo"/>
        <w:spacing w:line="240" w:lineRule="auto"/>
        <w:rPr>
          <w:rFonts w:cs="Arial"/>
          <w:b w:val="0"/>
          <w:sz w:val="32"/>
        </w:rPr>
      </w:pPr>
    </w:p>
    <w:p w14:paraId="720129C1" w14:textId="77777777" w:rsidR="0081265A" w:rsidRPr="00AE3AF2" w:rsidRDefault="0081265A" w:rsidP="004706F4">
      <w:pPr>
        <w:pStyle w:val="Ttulo"/>
        <w:spacing w:line="240" w:lineRule="auto"/>
        <w:rPr>
          <w:rFonts w:cs="Arial"/>
          <w:b w:val="0"/>
          <w:sz w:val="32"/>
        </w:rPr>
      </w:pPr>
    </w:p>
    <w:p w14:paraId="14F79B8D" w14:textId="77777777" w:rsidR="004706F4" w:rsidRPr="00AE3AF2" w:rsidRDefault="004706F4" w:rsidP="004706F4">
      <w:pPr>
        <w:pStyle w:val="Ttulo"/>
        <w:spacing w:line="240" w:lineRule="auto"/>
        <w:rPr>
          <w:rFonts w:cs="Arial"/>
          <w:b w:val="0"/>
          <w:sz w:val="32"/>
        </w:rPr>
      </w:pPr>
    </w:p>
    <w:p w14:paraId="7A172FE9" w14:textId="77777777" w:rsidR="004706F4" w:rsidRPr="00AE3AF2" w:rsidRDefault="004706F4" w:rsidP="004706F4">
      <w:pPr>
        <w:pStyle w:val="Ttulo"/>
        <w:spacing w:line="240" w:lineRule="auto"/>
        <w:rPr>
          <w:rFonts w:cs="Arial"/>
          <w:b w:val="0"/>
          <w:sz w:val="32"/>
        </w:rPr>
      </w:pPr>
    </w:p>
    <w:p w14:paraId="31ABD643" w14:textId="77777777" w:rsidR="0081265A" w:rsidRPr="00AE3AF2" w:rsidRDefault="0081265A" w:rsidP="004706F4">
      <w:pPr>
        <w:pStyle w:val="Ttulo"/>
        <w:spacing w:line="240" w:lineRule="auto"/>
        <w:rPr>
          <w:rFonts w:cs="Arial"/>
          <w:b w:val="0"/>
          <w:sz w:val="32"/>
        </w:rPr>
      </w:pPr>
    </w:p>
    <w:p w14:paraId="6C00A3D1" w14:textId="5071890B" w:rsidR="006052DD" w:rsidRPr="00AE3AF2" w:rsidRDefault="006052DD" w:rsidP="0081265A">
      <w:pPr>
        <w:pStyle w:val="Ttulo"/>
        <w:spacing w:line="240" w:lineRule="auto"/>
        <w:rPr>
          <w:rFonts w:cs="Arial"/>
          <w:b w:val="0"/>
          <w:sz w:val="32"/>
        </w:rPr>
      </w:pPr>
      <w:r w:rsidRPr="00AE3AF2">
        <w:rPr>
          <w:rFonts w:cs="Arial"/>
          <w:b w:val="0"/>
          <w:sz w:val="32"/>
        </w:rPr>
        <w:t>Sorocaba</w:t>
      </w:r>
      <w:r w:rsidR="00F31B07" w:rsidRPr="00AE3AF2">
        <w:rPr>
          <w:rFonts w:cs="Arial"/>
          <w:b w:val="0"/>
          <w:sz w:val="32"/>
        </w:rPr>
        <w:t>/SP</w:t>
      </w:r>
    </w:p>
    <w:p w14:paraId="6F99812F" w14:textId="225C829C" w:rsidR="006052DD" w:rsidRPr="00AE3AF2" w:rsidRDefault="69D65FF5" w:rsidP="69D65FF5">
      <w:pPr>
        <w:pStyle w:val="Ttulo"/>
        <w:spacing w:line="240" w:lineRule="auto"/>
        <w:rPr>
          <w:rFonts w:cs="Arial"/>
          <w:b w:val="0"/>
          <w:sz w:val="32"/>
          <w:szCs w:val="32"/>
        </w:rPr>
      </w:pPr>
      <w:r w:rsidRPr="00AE3AF2">
        <w:rPr>
          <w:rFonts w:cs="Arial"/>
          <w:b w:val="0"/>
          <w:sz w:val="32"/>
          <w:szCs w:val="32"/>
        </w:rPr>
        <w:lastRenderedPageBreak/>
        <w:t>Junho 2021</w:t>
      </w:r>
    </w:p>
    <w:p w14:paraId="6EFDD671" w14:textId="77777777" w:rsidR="006052DD" w:rsidRPr="00AE3AF2" w:rsidRDefault="006052DD" w:rsidP="006052DD">
      <w:pPr>
        <w:pStyle w:val="Ttulo"/>
        <w:rPr>
          <w:rFonts w:cs="Arial"/>
        </w:rPr>
      </w:pPr>
    </w:p>
    <w:p w14:paraId="08E23549" w14:textId="5E0D3B9F" w:rsidR="00AB392E" w:rsidRPr="00AE3AF2" w:rsidRDefault="00AB392E" w:rsidP="008B1106">
      <w:pPr>
        <w:ind w:left="2127" w:firstLine="709"/>
        <w:rPr>
          <w:rFonts w:ascii="Arial" w:hAnsi="Arial" w:cs="Arial"/>
          <w:b/>
          <w:noProof/>
          <w:sz w:val="40"/>
          <w:szCs w:val="40"/>
          <w:lang w:eastAsia="pt-BR"/>
        </w:rPr>
      </w:pPr>
    </w:p>
    <w:p w14:paraId="32541981" w14:textId="77777777" w:rsidR="004C7033" w:rsidRPr="00AE3AF2" w:rsidRDefault="004C7033" w:rsidP="008B1106">
      <w:pPr>
        <w:ind w:left="2127" w:firstLine="709"/>
        <w:rPr>
          <w:rFonts w:ascii="Arial" w:hAnsi="Arial" w:cs="Arial"/>
          <w:b/>
          <w:noProof/>
          <w:sz w:val="40"/>
          <w:szCs w:val="40"/>
          <w:lang w:eastAsia="pt-BR"/>
        </w:rPr>
      </w:pPr>
    </w:p>
    <w:p w14:paraId="290C0DDC" w14:textId="66B17CE0" w:rsidR="00760813" w:rsidRPr="00AE3AF2" w:rsidRDefault="004C7033" w:rsidP="00760813">
      <w:pPr>
        <w:ind w:firstLine="709"/>
        <w:jc w:val="center"/>
        <w:rPr>
          <w:rFonts w:ascii="Arial" w:hAnsi="Arial" w:cs="Arial"/>
          <w:noProof/>
          <w:sz w:val="36"/>
          <w:szCs w:val="36"/>
          <w:lang w:eastAsia="pt-BR"/>
        </w:rPr>
      </w:pPr>
      <w:r w:rsidRPr="00AE3AF2">
        <w:rPr>
          <w:rFonts w:ascii="Arial" w:hAnsi="Arial" w:cs="Arial"/>
          <w:noProof/>
          <w:lang w:eastAsia="pt-BR"/>
        </w:rPr>
        <w:drawing>
          <wp:anchor distT="0" distB="0" distL="114300" distR="114300" simplePos="0" relativeHeight="251658241" behindDoc="0" locked="0" layoutInCell="1" allowOverlap="1" wp14:anchorId="3F4B1CC0" wp14:editId="0DA8DFEC">
            <wp:simplePos x="0" y="0"/>
            <wp:positionH relativeFrom="margin">
              <wp:posOffset>-52705</wp:posOffset>
            </wp:positionH>
            <wp:positionV relativeFrom="margin">
              <wp:posOffset>-52705</wp:posOffset>
            </wp:positionV>
            <wp:extent cx="6316012" cy="1019175"/>
            <wp:effectExtent l="0" t="0" r="0" b="0"/>
            <wp:wrapSquare wrapText="bothSides"/>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sidR="00760813" w:rsidRPr="00AE3AF2">
        <w:rPr>
          <w:rFonts w:ascii="Arial" w:hAnsi="Arial" w:cs="Arial"/>
          <w:noProof/>
          <w:sz w:val="36"/>
          <w:szCs w:val="36"/>
          <w:lang w:eastAsia="pt-BR"/>
        </w:rPr>
        <w:t>Jean Philip Silva</w:t>
      </w:r>
    </w:p>
    <w:p w14:paraId="4E7C69CB" w14:textId="1497794B" w:rsidR="00760813" w:rsidRPr="00AE3AF2" w:rsidRDefault="00760813" w:rsidP="00760813">
      <w:pPr>
        <w:ind w:firstLine="709"/>
        <w:jc w:val="center"/>
        <w:rPr>
          <w:rFonts w:ascii="Arial" w:hAnsi="Arial" w:cs="Arial"/>
          <w:noProof/>
          <w:sz w:val="36"/>
          <w:szCs w:val="36"/>
          <w:lang w:eastAsia="pt-BR"/>
        </w:rPr>
      </w:pPr>
      <w:r w:rsidRPr="00AE3AF2">
        <w:rPr>
          <w:rFonts w:ascii="Arial" w:hAnsi="Arial" w:cs="Arial"/>
          <w:noProof/>
          <w:sz w:val="36"/>
          <w:szCs w:val="36"/>
          <w:lang w:eastAsia="pt-BR"/>
        </w:rPr>
        <w:t>João Pedro Oliveira Antunes</w:t>
      </w:r>
    </w:p>
    <w:p w14:paraId="35867717" w14:textId="45E065D6" w:rsidR="00760813" w:rsidRPr="00AE3AF2" w:rsidRDefault="00760813" w:rsidP="00760813">
      <w:pPr>
        <w:ind w:firstLine="709"/>
        <w:jc w:val="center"/>
        <w:rPr>
          <w:rFonts w:ascii="Arial" w:hAnsi="Arial" w:cs="Arial"/>
          <w:noProof/>
          <w:sz w:val="36"/>
          <w:szCs w:val="36"/>
          <w:lang w:eastAsia="pt-BR"/>
        </w:rPr>
      </w:pPr>
      <w:r w:rsidRPr="00AE3AF2">
        <w:rPr>
          <w:rFonts w:ascii="Arial" w:hAnsi="Arial" w:cs="Arial"/>
          <w:noProof/>
          <w:sz w:val="36"/>
          <w:szCs w:val="36"/>
          <w:lang w:eastAsia="pt-BR"/>
        </w:rPr>
        <w:t>Matheus Soares Vieira</w:t>
      </w:r>
    </w:p>
    <w:p w14:paraId="11CAB81C" w14:textId="4CAFA68C" w:rsidR="008B1106" w:rsidRPr="00AE3AF2" w:rsidRDefault="00760813" w:rsidP="00760813">
      <w:pPr>
        <w:ind w:firstLine="709"/>
        <w:jc w:val="center"/>
        <w:rPr>
          <w:rFonts w:ascii="Arial" w:hAnsi="Arial" w:cs="Arial"/>
          <w:b/>
          <w:noProof/>
          <w:sz w:val="36"/>
          <w:szCs w:val="36"/>
          <w:lang w:eastAsia="pt-BR"/>
        </w:rPr>
      </w:pPr>
      <w:r w:rsidRPr="00AE3AF2">
        <w:rPr>
          <w:rFonts w:ascii="Arial" w:hAnsi="Arial" w:cs="Arial"/>
          <w:noProof/>
          <w:sz w:val="36"/>
          <w:szCs w:val="36"/>
          <w:lang w:eastAsia="pt-BR"/>
        </w:rPr>
        <w:t>William Santos de Almeida</w:t>
      </w:r>
    </w:p>
    <w:p w14:paraId="5051BD76" w14:textId="77777777" w:rsidR="00942037" w:rsidRPr="00AE3AF2" w:rsidRDefault="00942037" w:rsidP="008B1106">
      <w:pPr>
        <w:pStyle w:val="Ttulo"/>
        <w:rPr>
          <w:rFonts w:cs="Arial"/>
          <w:noProof/>
          <w:sz w:val="36"/>
          <w:szCs w:val="36"/>
          <w:lang w:eastAsia="pt-BR"/>
        </w:rPr>
      </w:pPr>
    </w:p>
    <w:p w14:paraId="2905BD33" w14:textId="3E1B6159" w:rsidR="008B1106" w:rsidRPr="00AE3AF2" w:rsidRDefault="00AB392E" w:rsidP="008B1106">
      <w:pPr>
        <w:pStyle w:val="Ttulo"/>
        <w:rPr>
          <w:rFonts w:cs="Arial"/>
          <w:noProof/>
          <w:sz w:val="36"/>
          <w:szCs w:val="36"/>
          <w:lang w:eastAsia="pt-BR"/>
        </w:rPr>
      </w:pPr>
      <w:r w:rsidRPr="00AE3AF2">
        <w:rPr>
          <w:rFonts w:cs="Arial"/>
          <w:noProof/>
          <w:sz w:val="36"/>
          <w:szCs w:val="36"/>
          <w:lang w:eastAsia="pt-BR"/>
        </w:rPr>
        <w:t>Documentação</w:t>
      </w:r>
      <w:r w:rsidR="008B1106" w:rsidRPr="00AE3AF2">
        <w:rPr>
          <w:rFonts w:cs="Arial"/>
          <w:noProof/>
          <w:sz w:val="36"/>
          <w:szCs w:val="36"/>
          <w:lang w:eastAsia="pt-BR"/>
        </w:rPr>
        <w:t xml:space="preserve"> de Desenvolvimento de Software</w:t>
      </w:r>
    </w:p>
    <w:p w14:paraId="0A515AC2" w14:textId="539C38E4" w:rsidR="008B1106" w:rsidRPr="00AE3AF2" w:rsidRDefault="00C7234C" w:rsidP="008B1106">
      <w:pPr>
        <w:pStyle w:val="Ttulo"/>
        <w:rPr>
          <w:rFonts w:cs="Arial"/>
          <w:sz w:val="36"/>
          <w:szCs w:val="36"/>
        </w:rPr>
      </w:pPr>
      <w:r w:rsidRPr="00AE3AF2">
        <w:rPr>
          <w:rFonts w:cs="Arial"/>
          <w:sz w:val="36"/>
          <w:szCs w:val="36"/>
          <w:highlight w:val="yellow"/>
        </w:rPr>
        <w:t>(TIRAR)</w:t>
      </w:r>
      <w:r w:rsidR="008B1106" w:rsidRPr="00AE3AF2">
        <w:rPr>
          <w:rFonts w:cs="Arial"/>
          <w:sz w:val="36"/>
          <w:szCs w:val="36"/>
          <w:highlight w:val="yellow"/>
        </w:rPr>
        <w:t>Título</w:t>
      </w:r>
      <w:r w:rsidR="008B1106" w:rsidRPr="00AE3AF2">
        <w:rPr>
          <w:rFonts w:cs="Arial"/>
          <w:sz w:val="36"/>
          <w:szCs w:val="36"/>
        </w:rPr>
        <w:t xml:space="preserve">: </w:t>
      </w:r>
      <w:r w:rsidR="00760813" w:rsidRPr="00AE3AF2">
        <w:rPr>
          <w:rFonts w:cs="Arial"/>
          <w:sz w:val="36"/>
          <w:szCs w:val="36"/>
        </w:rPr>
        <w:t>Cargos, Salários e Benefícios (RH)</w:t>
      </w:r>
    </w:p>
    <w:p w14:paraId="0275F67E" w14:textId="77777777" w:rsidR="00FE223A" w:rsidRPr="00AE3AF2" w:rsidRDefault="00FE223A" w:rsidP="00942037">
      <w:pPr>
        <w:pStyle w:val="Ttulo"/>
        <w:ind w:right="-234"/>
        <w:rPr>
          <w:rFonts w:cs="Arial"/>
        </w:rPr>
      </w:pPr>
    </w:p>
    <w:p w14:paraId="371D1694" w14:textId="77777777" w:rsidR="00FE223A" w:rsidRPr="00AE3AF2" w:rsidRDefault="00FE223A">
      <w:pPr>
        <w:pStyle w:val="Ttulo"/>
        <w:rPr>
          <w:rFonts w:cs="Arial"/>
          <w:u w:val="single"/>
        </w:rPr>
      </w:pPr>
    </w:p>
    <w:p w14:paraId="71F7F3B0" w14:textId="7A8FC7B9" w:rsidR="00FE223A" w:rsidRPr="00AE3AF2" w:rsidRDefault="008B1106" w:rsidP="00F31B07">
      <w:pPr>
        <w:pStyle w:val="Ttulo"/>
        <w:ind w:left="4254" w:right="-93"/>
        <w:jc w:val="both"/>
        <w:rPr>
          <w:rFonts w:cs="Arial"/>
          <w:b w:val="0"/>
          <w:sz w:val="24"/>
          <w:szCs w:val="24"/>
        </w:rPr>
      </w:pPr>
      <w:r w:rsidRPr="00AE3AF2">
        <w:rPr>
          <w:rFonts w:cs="Arial"/>
          <w:b w:val="0"/>
          <w:sz w:val="24"/>
          <w:szCs w:val="24"/>
        </w:rPr>
        <w:t xml:space="preserve">Trabalho de Graduação apresentado à Faculdade </w:t>
      </w:r>
      <w:r w:rsidR="00951491" w:rsidRPr="00AE3AF2">
        <w:rPr>
          <w:rFonts w:cs="Arial"/>
          <w:b w:val="0"/>
          <w:sz w:val="24"/>
          <w:szCs w:val="24"/>
        </w:rPr>
        <w:t>de Tecnologia de Sorocaba</w:t>
      </w:r>
      <w:r w:rsidRPr="00AE3AF2">
        <w:rPr>
          <w:rFonts w:cs="Arial"/>
          <w:b w:val="0"/>
          <w:sz w:val="24"/>
          <w:szCs w:val="24"/>
        </w:rPr>
        <w:t>, como parte dos pré-requisitos para obtenção do título de Tecnólogo em Análise e Desenvolvimento de Sistemas</w:t>
      </w:r>
    </w:p>
    <w:p w14:paraId="20523EBE" w14:textId="13D44E2B" w:rsidR="00F31B07" w:rsidRPr="00AE3AF2" w:rsidRDefault="00F31B07" w:rsidP="00942037">
      <w:pPr>
        <w:pStyle w:val="Ttulo"/>
        <w:ind w:left="1418" w:firstLine="709"/>
        <w:rPr>
          <w:rFonts w:cs="Arial"/>
          <w:sz w:val="32"/>
          <w:szCs w:val="32"/>
        </w:rPr>
      </w:pPr>
    </w:p>
    <w:p w14:paraId="52C78E0E" w14:textId="77777777" w:rsidR="0094304D" w:rsidRPr="00AE3AF2" w:rsidRDefault="0094304D" w:rsidP="00942037">
      <w:pPr>
        <w:pStyle w:val="Ttulo"/>
        <w:ind w:left="1418" w:firstLine="709"/>
        <w:rPr>
          <w:rFonts w:cs="Arial"/>
          <w:sz w:val="32"/>
          <w:szCs w:val="32"/>
        </w:rPr>
      </w:pPr>
    </w:p>
    <w:p w14:paraId="54073B71" w14:textId="0468BA3B" w:rsidR="00FE223A" w:rsidRPr="00AE3AF2" w:rsidRDefault="69D65FF5" w:rsidP="00F31B07">
      <w:pPr>
        <w:pStyle w:val="Ttulo"/>
        <w:ind w:left="2836" w:firstLine="709"/>
        <w:rPr>
          <w:rFonts w:cs="Arial"/>
          <w:b w:val="0"/>
          <w:sz w:val="24"/>
          <w:szCs w:val="24"/>
          <w:u w:val="single"/>
        </w:rPr>
      </w:pPr>
      <w:r w:rsidRPr="00AE3AF2">
        <w:rPr>
          <w:rFonts w:cs="Arial"/>
          <w:sz w:val="24"/>
          <w:szCs w:val="24"/>
        </w:rPr>
        <w:t xml:space="preserve">Orientadora: </w:t>
      </w:r>
      <w:r w:rsidRPr="00AE3AF2">
        <w:rPr>
          <w:rFonts w:cs="Arial"/>
          <w:b w:val="0"/>
          <w:sz w:val="24"/>
          <w:szCs w:val="24"/>
        </w:rPr>
        <w:t>Prof.ª Mª Denilce de Almeida O. Veloso</w:t>
      </w:r>
    </w:p>
    <w:p w14:paraId="5E826B91" w14:textId="77777777" w:rsidR="00FE223A" w:rsidRPr="00AE3AF2" w:rsidRDefault="00FE223A">
      <w:pPr>
        <w:pStyle w:val="Ttulo"/>
        <w:rPr>
          <w:rFonts w:cs="Arial"/>
        </w:rPr>
      </w:pPr>
    </w:p>
    <w:p w14:paraId="025D4649" w14:textId="5F8A9757" w:rsidR="008A2893" w:rsidRPr="00AE3AF2" w:rsidRDefault="008A2893" w:rsidP="00760813">
      <w:pPr>
        <w:pStyle w:val="Ttulo"/>
        <w:jc w:val="left"/>
        <w:rPr>
          <w:rFonts w:cs="Arial"/>
        </w:rPr>
      </w:pPr>
    </w:p>
    <w:p w14:paraId="41738B1C" w14:textId="77777777" w:rsidR="00760813" w:rsidRPr="00AE3AF2" w:rsidRDefault="00760813" w:rsidP="00760813">
      <w:pPr>
        <w:pStyle w:val="Ttulo"/>
        <w:jc w:val="left"/>
        <w:rPr>
          <w:rFonts w:cs="Arial"/>
        </w:rPr>
      </w:pPr>
    </w:p>
    <w:p w14:paraId="75DB1D55" w14:textId="77777777" w:rsidR="0081265A" w:rsidRPr="00AE3AF2" w:rsidRDefault="0081265A">
      <w:pPr>
        <w:pStyle w:val="Ttulo"/>
        <w:rPr>
          <w:rFonts w:cs="Arial"/>
        </w:rPr>
      </w:pPr>
    </w:p>
    <w:p w14:paraId="67C4CE3C" w14:textId="614182A7" w:rsidR="00942037" w:rsidRPr="00AE3AF2" w:rsidRDefault="00942037" w:rsidP="00942037">
      <w:pPr>
        <w:pStyle w:val="Ttulo"/>
        <w:spacing w:line="240" w:lineRule="auto"/>
        <w:rPr>
          <w:rFonts w:cs="Arial"/>
          <w:b w:val="0"/>
          <w:sz w:val="32"/>
        </w:rPr>
      </w:pPr>
      <w:r w:rsidRPr="00AE3AF2">
        <w:rPr>
          <w:rFonts w:cs="Arial"/>
          <w:b w:val="0"/>
          <w:sz w:val="32"/>
        </w:rPr>
        <w:lastRenderedPageBreak/>
        <w:t>Sorocaba</w:t>
      </w:r>
      <w:r w:rsidR="00F31B07" w:rsidRPr="00AE3AF2">
        <w:rPr>
          <w:rFonts w:cs="Arial"/>
          <w:b w:val="0"/>
          <w:sz w:val="32"/>
        </w:rPr>
        <w:t>/SP</w:t>
      </w:r>
    </w:p>
    <w:p w14:paraId="0428AFBD" w14:textId="1B3A0B11" w:rsidR="00942037" w:rsidRPr="00AE3AF2" w:rsidRDefault="69D65FF5" w:rsidP="69D65FF5">
      <w:pPr>
        <w:pStyle w:val="Ttulo"/>
        <w:spacing w:line="240" w:lineRule="auto"/>
        <w:rPr>
          <w:rFonts w:cs="Arial"/>
          <w:b w:val="0"/>
          <w:sz w:val="32"/>
          <w:szCs w:val="32"/>
        </w:rPr>
      </w:pPr>
      <w:r w:rsidRPr="00AE3AF2">
        <w:rPr>
          <w:rFonts w:cs="Arial"/>
          <w:b w:val="0"/>
          <w:sz w:val="32"/>
          <w:szCs w:val="32"/>
        </w:rPr>
        <w:t>Junho 2021</w:t>
      </w:r>
    </w:p>
    <w:p w14:paraId="4C658A98" w14:textId="77777777" w:rsidR="00C12E05" w:rsidRPr="00AE3AF2" w:rsidRDefault="00C12E05">
      <w:pPr>
        <w:pStyle w:val="Ttulo"/>
        <w:rPr>
          <w:rFonts w:cs="Arial"/>
        </w:rPr>
      </w:pPr>
    </w:p>
    <w:p w14:paraId="6E82B8CA" w14:textId="77777777" w:rsidR="00C12E05" w:rsidRPr="00AE3AF2" w:rsidRDefault="00C12E05">
      <w:pPr>
        <w:pStyle w:val="Ttulo"/>
        <w:rPr>
          <w:rFonts w:cs="Arial"/>
        </w:rPr>
      </w:pPr>
    </w:p>
    <w:p w14:paraId="27F819D7" w14:textId="77777777" w:rsidR="00C12E05" w:rsidRPr="00AE3AF2" w:rsidRDefault="00C12E05">
      <w:pPr>
        <w:pStyle w:val="Ttulo"/>
        <w:rPr>
          <w:rFonts w:cs="Arial"/>
        </w:rPr>
      </w:pPr>
    </w:p>
    <w:p w14:paraId="74041BB4" w14:textId="77777777" w:rsidR="00C12E05" w:rsidRPr="00AE3AF2" w:rsidRDefault="00C12E05">
      <w:pPr>
        <w:pStyle w:val="Ttulo"/>
        <w:rPr>
          <w:rFonts w:cs="Arial"/>
        </w:rPr>
      </w:pPr>
    </w:p>
    <w:p w14:paraId="5CA7B6FC" w14:textId="77777777" w:rsidR="00C12E05" w:rsidRPr="00AE3AF2" w:rsidRDefault="00C12E05">
      <w:pPr>
        <w:pStyle w:val="Ttulo"/>
        <w:rPr>
          <w:rFonts w:cs="Arial"/>
        </w:rPr>
      </w:pPr>
    </w:p>
    <w:p w14:paraId="2923BF49" w14:textId="77777777" w:rsidR="00C12E05" w:rsidRPr="00AE3AF2" w:rsidRDefault="00C12E05">
      <w:pPr>
        <w:pStyle w:val="Ttulo"/>
        <w:rPr>
          <w:rFonts w:cs="Arial"/>
        </w:rPr>
      </w:pPr>
    </w:p>
    <w:p w14:paraId="7B35E4F3" w14:textId="77777777" w:rsidR="008C416D" w:rsidRPr="00AE3AF2" w:rsidRDefault="008C416D">
      <w:pPr>
        <w:pStyle w:val="Ttulo"/>
        <w:rPr>
          <w:rFonts w:cs="Arial"/>
        </w:rPr>
      </w:pPr>
    </w:p>
    <w:p w14:paraId="66A7F4F5" w14:textId="08AC96B4" w:rsidR="008C416D" w:rsidRPr="00AE3AF2" w:rsidRDefault="008C416D">
      <w:pPr>
        <w:pStyle w:val="Ttulo"/>
        <w:rPr>
          <w:rFonts w:cs="Arial"/>
        </w:rPr>
      </w:pPr>
    </w:p>
    <w:p w14:paraId="601E2F96" w14:textId="77777777" w:rsidR="00760813" w:rsidRPr="00AE3AF2" w:rsidRDefault="00760813">
      <w:pPr>
        <w:pStyle w:val="Ttulo"/>
        <w:rPr>
          <w:rFonts w:cs="Arial"/>
        </w:rPr>
      </w:pPr>
    </w:p>
    <w:p w14:paraId="546D3D89" w14:textId="77777777" w:rsidR="008C416D" w:rsidRPr="00AE3AF2" w:rsidRDefault="008C416D">
      <w:pPr>
        <w:pStyle w:val="Ttulo"/>
        <w:rPr>
          <w:rFonts w:cs="Arial"/>
        </w:rPr>
      </w:pPr>
    </w:p>
    <w:p w14:paraId="5B6E0FE9" w14:textId="77777777" w:rsidR="00FE223A" w:rsidRPr="00AE3AF2" w:rsidRDefault="00FE223A">
      <w:pPr>
        <w:pStyle w:val="Ttulo"/>
        <w:rPr>
          <w:rFonts w:cs="Arial"/>
        </w:rPr>
      </w:pPr>
    </w:p>
    <w:p w14:paraId="286546EC" w14:textId="77777777" w:rsidR="00FE223A" w:rsidRPr="00AE3AF2" w:rsidRDefault="00FE223A">
      <w:pPr>
        <w:jc w:val="right"/>
        <w:rPr>
          <w:rFonts w:ascii="Arial" w:hAnsi="Arial" w:cs="Arial"/>
          <w:b/>
          <w:sz w:val="28"/>
        </w:rPr>
      </w:pPr>
      <w:r w:rsidRPr="00AE3AF2">
        <w:rPr>
          <w:rFonts w:ascii="Arial" w:hAnsi="Arial" w:cs="Arial"/>
          <w:b/>
          <w:sz w:val="28"/>
        </w:rPr>
        <w:t>Dedicatória</w:t>
      </w:r>
    </w:p>
    <w:p w14:paraId="505E8714" w14:textId="77777777" w:rsidR="00FE223A" w:rsidRPr="00AE3AF2" w:rsidRDefault="00FE223A">
      <w:pPr>
        <w:rPr>
          <w:rFonts w:ascii="Arial" w:hAnsi="Arial" w:cs="Arial"/>
        </w:rPr>
      </w:pPr>
    </w:p>
    <w:p w14:paraId="5570DEB5" w14:textId="77777777" w:rsidR="00FE223A" w:rsidRPr="00AE3AF2" w:rsidRDefault="00FE223A">
      <w:pPr>
        <w:rPr>
          <w:rFonts w:ascii="Arial" w:hAnsi="Arial" w:cs="Arial"/>
        </w:rPr>
      </w:pPr>
    </w:p>
    <w:p w14:paraId="661CBACA" w14:textId="77777777" w:rsidR="00FE223A" w:rsidRPr="00AE3AF2" w:rsidRDefault="00FE223A">
      <w:pPr>
        <w:rPr>
          <w:rFonts w:ascii="Arial" w:hAnsi="Arial" w:cs="Arial"/>
        </w:rPr>
      </w:pPr>
    </w:p>
    <w:p w14:paraId="7736CCF1" w14:textId="77777777" w:rsidR="0025127D" w:rsidRPr="00AE3AF2" w:rsidRDefault="0025127D">
      <w:pPr>
        <w:pStyle w:val="Recuodecorpodetexto2"/>
        <w:rPr>
          <w:rFonts w:ascii="Arial" w:hAnsi="Arial" w:cs="Arial"/>
        </w:rPr>
      </w:pPr>
      <w:r w:rsidRPr="00AE3AF2">
        <w:rPr>
          <w:rFonts w:ascii="Arial" w:hAnsi="Arial" w:cs="Arial"/>
        </w:rPr>
        <w:t>Exemplo de dedicatória</w:t>
      </w:r>
    </w:p>
    <w:p w14:paraId="0C613988" w14:textId="77777777" w:rsidR="00FE223A" w:rsidRPr="00AE3AF2" w:rsidRDefault="00FE223A">
      <w:pPr>
        <w:pStyle w:val="Recuodecorpodetexto2"/>
        <w:rPr>
          <w:rFonts w:ascii="Arial" w:hAnsi="Arial" w:cs="Arial"/>
        </w:rPr>
      </w:pPr>
      <w:r w:rsidRPr="00AE3AF2">
        <w:rPr>
          <w:rFonts w:ascii="Arial" w:hAnsi="Arial" w:cs="Arial"/>
        </w:rPr>
        <w:t>Dedico este trabalho aos meus pais que com muita perseverança e paciência sempre incentivaram meus estudos e proporcionaram a educação que hoje tenho.</w:t>
      </w:r>
    </w:p>
    <w:p w14:paraId="08E8D32D" w14:textId="77777777" w:rsidR="00FE223A" w:rsidRPr="00AE3AF2" w:rsidRDefault="00FE223A">
      <w:pPr>
        <w:pStyle w:val="Ttulo"/>
        <w:rPr>
          <w:rFonts w:cs="Arial"/>
        </w:rPr>
      </w:pPr>
    </w:p>
    <w:p w14:paraId="66FA24BC" w14:textId="77777777" w:rsidR="00FE223A" w:rsidRPr="00AE3AF2" w:rsidRDefault="00FE223A">
      <w:pPr>
        <w:pStyle w:val="Ttulo"/>
        <w:rPr>
          <w:rFonts w:cs="Arial"/>
        </w:rPr>
      </w:pPr>
    </w:p>
    <w:p w14:paraId="256033C3" w14:textId="77777777" w:rsidR="00FE223A" w:rsidRPr="00AE3AF2" w:rsidRDefault="00FE223A">
      <w:pPr>
        <w:pStyle w:val="Ttulo"/>
        <w:rPr>
          <w:rFonts w:cs="Arial"/>
        </w:rPr>
      </w:pPr>
    </w:p>
    <w:p w14:paraId="76AE9627" w14:textId="77777777" w:rsidR="00FE223A" w:rsidRPr="00AE3AF2" w:rsidRDefault="00FE223A">
      <w:pPr>
        <w:pStyle w:val="Ttulo"/>
        <w:rPr>
          <w:rFonts w:cs="Arial"/>
        </w:rPr>
      </w:pPr>
    </w:p>
    <w:p w14:paraId="22C35FF7" w14:textId="0114702D" w:rsidR="00FE223A" w:rsidRPr="00AE3AF2" w:rsidRDefault="00FE223A">
      <w:pPr>
        <w:pStyle w:val="Ttulo"/>
        <w:rPr>
          <w:rFonts w:cs="Arial"/>
        </w:rPr>
      </w:pPr>
    </w:p>
    <w:p w14:paraId="7889ABAF" w14:textId="77777777" w:rsidR="00760813" w:rsidRPr="00AE3AF2" w:rsidRDefault="00760813">
      <w:pPr>
        <w:pStyle w:val="Ttulo"/>
        <w:rPr>
          <w:rFonts w:cs="Arial"/>
        </w:rPr>
      </w:pPr>
    </w:p>
    <w:p w14:paraId="3C453BB5" w14:textId="77777777" w:rsidR="00FE223A" w:rsidRPr="00AE3AF2" w:rsidRDefault="00FE223A">
      <w:pPr>
        <w:pStyle w:val="Ttulo"/>
        <w:rPr>
          <w:rFonts w:cs="Arial"/>
        </w:rPr>
      </w:pPr>
    </w:p>
    <w:p w14:paraId="47105257" w14:textId="77777777" w:rsidR="00FE223A" w:rsidRPr="00AE3AF2" w:rsidRDefault="00FE223A">
      <w:pPr>
        <w:pStyle w:val="Ttulo"/>
        <w:rPr>
          <w:rFonts w:cs="Arial"/>
        </w:rPr>
      </w:pPr>
    </w:p>
    <w:p w14:paraId="5833A74D" w14:textId="77777777" w:rsidR="00FE223A" w:rsidRPr="00AE3AF2" w:rsidRDefault="00FE223A">
      <w:pPr>
        <w:pStyle w:val="Ttulo"/>
        <w:rPr>
          <w:rFonts w:cs="Arial"/>
        </w:rPr>
      </w:pPr>
    </w:p>
    <w:p w14:paraId="50A60AB1" w14:textId="77777777" w:rsidR="00FE223A" w:rsidRPr="00AE3AF2" w:rsidRDefault="00FE223A">
      <w:pPr>
        <w:pStyle w:val="Ttulo"/>
        <w:rPr>
          <w:rFonts w:cs="Arial"/>
        </w:rPr>
      </w:pPr>
    </w:p>
    <w:p w14:paraId="55F97F2B" w14:textId="77777777" w:rsidR="00FE223A" w:rsidRPr="00AE3AF2" w:rsidRDefault="00FE223A">
      <w:pPr>
        <w:pStyle w:val="Ttulo"/>
        <w:rPr>
          <w:rFonts w:cs="Arial"/>
        </w:rPr>
      </w:pPr>
    </w:p>
    <w:p w14:paraId="138D8509" w14:textId="77777777" w:rsidR="006E545A" w:rsidRPr="00AE3AF2" w:rsidRDefault="006E545A" w:rsidP="006E545A">
      <w:pPr>
        <w:pStyle w:val="Ttulo"/>
        <w:rPr>
          <w:rFonts w:cs="Arial"/>
          <w:sz w:val="32"/>
          <w:szCs w:val="32"/>
        </w:rPr>
      </w:pPr>
      <w:r w:rsidRPr="00AE3AF2">
        <w:rPr>
          <w:rFonts w:cs="Arial"/>
          <w:sz w:val="32"/>
          <w:szCs w:val="32"/>
        </w:rPr>
        <w:t>Agradecimentos</w:t>
      </w:r>
    </w:p>
    <w:p w14:paraId="37355A60" w14:textId="77777777" w:rsidR="006E545A" w:rsidRPr="00AE3AF2" w:rsidRDefault="006E545A" w:rsidP="006E545A">
      <w:pPr>
        <w:pStyle w:val="Ttulo"/>
        <w:rPr>
          <w:rFonts w:cs="Arial"/>
          <w:sz w:val="24"/>
          <w:szCs w:val="24"/>
        </w:rPr>
      </w:pPr>
    </w:p>
    <w:p w14:paraId="14D8DFE2" w14:textId="3CB52571" w:rsidR="006E545A" w:rsidRPr="00AE3AF2" w:rsidRDefault="006E545A" w:rsidP="006E545A">
      <w:pPr>
        <w:pStyle w:val="Ttulo"/>
        <w:jc w:val="both"/>
        <w:rPr>
          <w:rFonts w:cs="Arial"/>
          <w:b w:val="0"/>
          <w:bCs/>
          <w:sz w:val="24"/>
          <w:szCs w:val="24"/>
        </w:rPr>
      </w:pPr>
      <w:r w:rsidRPr="00AE3AF2">
        <w:rPr>
          <w:rFonts w:cs="Arial"/>
          <w:b w:val="0"/>
          <w:bCs/>
          <w:sz w:val="24"/>
          <w:szCs w:val="24"/>
        </w:rPr>
        <w:t>Neste item podem ser incluídas todas as pessoas que de alguma forma colaboraram para a realização do trabalho: amigos, pais, professores, coordenadores etc. O texto abaixo é apenas um exemplo.</w:t>
      </w:r>
    </w:p>
    <w:p w14:paraId="5F118DC2" w14:textId="77777777" w:rsidR="006E545A" w:rsidRPr="00AE3AF2" w:rsidRDefault="006E545A" w:rsidP="006E545A">
      <w:pPr>
        <w:spacing w:after="120" w:line="360" w:lineRule="auto"/>
        <w:jc w:val="both"/>
        <w:rPr>
          <w:rFonts w:ascii="Arial" w:hAnsi="Arial" w:cs="Arial"/>
          <w:sz w:val="24"/>
          <w:szCs w:val="24"/>
        </w:rPr>
      </w:pPr>
      <w:r w:rsidRPr="00AE3AF2">
        <w:rPr>
          <w:rFonts w:ascii="Arial" w:hAnsi="Arial" w:cs="Arial"/>
          <w:sz w:val="24"/>
          <w:szCs w:val="24"/>
        </w:rPr>
        <w:t>A Deus, que segura minhas mãos e guia meus passos.</w:t>
      </w:r>
    </w:p>
    <w:p w14:paraId="3F782F35" w14:textId="77777777" w:rsidR="006E545A" w:rsidRPr="00AE3AF2" w:rsidRDefault="006E545A" w:rsidP="006E545A">
      <w:pPr>
        <w:spacing w:after="120" w:line="360" w:lineRule="auto"/>
        <w:jc w:val="both"/>
        <w:rPr>
          <w:rFonts w:ascii="Arial" w:hAnsi="Arial" w:cs="Arial"/>
          <w:sz w:val="24"/>
          <w:szCs w:val="24"/>
        </w:rPr>
      </w:pPr>
      <w:r w:rsidRPr="00AE3AF2">
        <w:rPr>
          <w:rFonts w:ascii="Arial" w:hAnsi="Arial" w:cs="Arial"/>
          <w:sz w:val="24"/>
          <w:szCs w:val="24"/>
        </w:rPr>
        <w:t>À minha família, minha maior bênção: meus filhos fulano, beltrano e ciclano, minha mulher Beltrana.</w:t>
      </w:r>
    </w:p>
    <w:p w14:paraId="00B7D508" w14:textId="77777777" w:rsidR="006E545A" w:rsidRPr="00AE3AF2" w:rsidRDefault="006E545A" w:rsidP="006E545A">
      <w:pPr>
        <w:spacing w:after="120" w:line="360" w:lineRule="auto"/>
        <w:jc w:val="both"/>
        <w:rPr>
          <w:rFonts w:ascii="Arial" w:hAnsi="Arial" w:cs="Arial"/>
          <w:sz w:val="24"/>
          <w:szCs w:val="24"/>
        </w:rPr>
      </w:pPr>
      <w:r w:rsidRPr="00AE3AF2">
        <w:rPr>
          <w:rFonts w:ascii="Arial" w:hAnsi="Arial" w:cs="Arial"/>
          <w:sz w:val="24"/>
          <w:szCs w:val="24"/>
        </w:rPr>
        <w:t>Aos meus pais, Maria e João, pela dedicação e amor infinito.</w:t>
      </w:r>
    </w:p>
    <w:p w14:paraId="2774400A" w14:textId="77777777" w:rsidR="006E545A" w:rsidRPr="00AE3AF2" w:rsidRDefault="006E545A" w:rsidP="006E545A">
      <w:pPr>
        <w:spacing w:after="120" w:line="360" w:lineRule="auto"/>
        <w:jc w:val="both"/>
        <w:rPr>
          <w:rFonts w:ascii="Arial" w:hAnsi="Arial" w:cs="Arial"/>
          <w:sz w:val="24"/>
          <w:szCs w:val="24"/>
        </w:rPr>
      </w:pPr>
      <w:r w:rsidRPr="00AE3AF2">
        <w:rPr>
          <w:rFonts w:ascii="Arial" w:hAnsi="Arial" w:cs="Arial"/>
          <w:sz w:val="24"/>
          <w:szCs w:val="24"/>
        </w:rPr>
        <w:t>Aos amigos que colaboraram das mais diversas formas na elaboração deste trabalho: Mariana, Sérgio, Juliana</w:t>
      </w:r>
      <w:proofErr w:type="gramStart"/>
      <w:r w:rsidRPr="00AE3AF2">
        <w:rPr>
          <w:rFonts w:ascii="Arial" w:hAnsi="Arial" w:cs="Arial"/>
          <w:sz w:val="24"/>
          <w:szCs w:val="24"/>
        </w:rPr>
        <w:t>.....</w:t>
      </w:r>
      <w:proofErr w:type="gramEnd"/>
      <w:r w:rsidRPr="00AE3AF2">
        <w:rPr>
          <w:rFonts w:ascii="Arial" w:hAnsi="Arial" w:cs="Arial"/>
          <w:sz w:val="24"/>
          <w:szCs w:val="24"/>
        </w:rPr>
        <w:t xml:space="preserve"> </w:t>
      </w:r>
    </w:p>
    <w:p w14:paraId="31C998F3" w14:textId="77777777" w:rsidR="006E545A" w:rsidRPr="00AE3AF2" w:rsidRDefault="006E545A" w:rsidP="006E545A">
      <w:pPr>
        <w:spacing w:after="120" w:line="360" w:lineRule="auto"/>
        <w:jc w:val="both"/>
        <w:rPr>
          <w:rFonts w:ascii="Arial" w:hAnsi="Arial" w:cs="Arial"/>
          <w:sz w:val="24"/>
          <w:szCs w:val="24"/>
        </w:rPr>
      </w:pPr>
      <w:r w:rsidRPr="00AE3AF2">
        <w:rPr>
          <w:rFonts w:ascii="Arial" w:hAnsi="Arial" w:cs="Arial"/>
          <w:sz w:val="24"/>
          <w:szCs w:val="24"/>
        </w:rPr>
        <w:t>Ao José da Silva, pelas informações preciosas sobre os processos do setor de RH</w:t>
      </w:r>
    </w:p>
    <w:p w14:paraId="1DFD750A" w14:textId="0C6A425C" w:rsidR="006E545A" w:rsidRPr="00AE3AF2" w:rsidRDefault="006E545A" w:rsidP="006E545A">
      <w:pPr>
        <w:spacing w:after="120" w:line="360" w:lineRule="auto"/>
        <w:jc w:val="both"/>
        <w:rPr>
          <w:rFonts w:ascii="Arial" w:hAnsi="Arial" w:cs="Arial"/>
          <w:sz w:val="24"/>
          <w:szCs w:val="24"/>
        </w:rPr>
      </w:pPr>
      <w:r w:rsidRPr="00AE3AF2">
        <w:rPr>
          <w:rFonts w:ascii="Arial" w:hAnsi="Arial" w:cs="Arial"/>
          <w:sz w:val="24"/>
          <w:szCs w:val="24"/>
        </w:rPr>
        <w:t>À Profª Rita Souza, pela orientação precisa e dedicação incansável.</w:t>
      </w:r>
    </w:p>
    <w:p w14:paraId="1F7FB8CB" w14:textId="77777777" w:rsidR="006E545A" w:rsidRPr="00AE3AF2" w:rsidRDefault="006E545A" w:rsidP="006E545A">
      <w:pPr>
        <w:spacing w:after="120" w:line="360" w:lineRule="auto"/>
        <w:jc w:val="both"/>
        <w:rPr>
          <w:rFonts w:ascii="Arial" w:hAnsi="Arial" w:cs="Arial"/>
          <w:sz w:val="24"/>
          <w:szCs w:val="24"/>
        </w:rPr>
      </w:pPr>
      <w:proofErr w:type="spellStart"/>
      <w:r w:rsidRPr="00AE3AF2">
        <w:rPr>
          <w:rFonts w:ascii="Arial" w:hAnsi="Arial" w:cs="Arial"/>
          <w:sz w:val="24"/>
          <w:szCs w:val="24"/>
        </w:rPr>
        <w:t>etc</w:t>
      </w:r>
      <w:proofErr w:type="spellEnd"/>
    </w:p>
    <w:p w14:paraId="7DDE8523" w14:textId="77777777" w:rsidR="008C416D" w:rsidRPr="00AE3AF2" w:rsidRDefault="008C416D">
      <w:pPr>
        <w:pStyle w:val="Ttulo"/>
        <w:rPr>
          <w:rFonts w:cs="Arial"/>
        </w:rPr>
      </w:pPr>
    </w:p>
    <w:p w14:paraId="5CA67DC8" w14:textId="77777777" w:rsidR="008C416D" w:rsidRPr="00AE3AF2" w:rsidRDefault="008C416D">
      <w:pPr>
        <w:pStyle w:val="Ttulo"/>
        <w:rPr>
          <w:rFonts w:cs="Arial"/>
        </w:rPr>
      </w:pPr>
    </w:p>
    <w:p w14:paraId="7A345B69" w14:textId="77777777" w:rsidR="008C416D" w:rsidRPr="00AE3AF2" w:rsidRDefault="008C416D">
      <w:pPr>
        <w:pStyle w:val="Ttulo"/>
        <w:rPr>
          <w:rFonts w:cs="Arial"/>
        </w:rPr>
      </w:pPr>
    </w:p>
    <w:p w14:paraId="45A3D1B7" w14:textId="77777777" w:rsidR="008C416D" w:rsidRPr="00AE3AF2" w:rsidRDefault="008C416D">
      <w:pPr>
        <w:pStyle w:val="Ttulo"/>
        <w:rPr>
          <w:rFonts w:cs="Arial"/>
        </w:rPr>
      </w:pPr>
    </w:p>
    <w:p w14:paraId="38B13C03" w14:textId="77777777" w:rsidR="008C416D" w:rsidRPr="00AE3AF2" w:rsidRDefault="008C416D">
      <w:pPr>
        <w:pStyle w:val="Ttulo"/>
        <w:rPr>
          <w:rFonts w:cs="Arial"/>
        </w:rPr>
      </w:pPr>
    </w:p>
    <w:p w14:paraId="02581377" w14:textId="77777777" w:rsidR="008C416D" w:rsidRPr="00AE3AF2" w:rsidRDefault="008C416D">
      <w:pPr>
        <w:pStyle w:val="Ttulo"/>
        <w:rPr>
          <w:rFonts w:cs="Arial"/>
        </w:rPr>
      </w:pPr>
    </w:p>
    <w:p w14:paraId="07EF5D94" w14:textId="77777777" w:rsidR="008C416D" w:rsidRPr="00AE3AF2" w:rsidRDefault="008C416D">
      <w:pPr>
        <w:pStyle w:val="Ttulo"/>
        <w:rPr>
          <w:rFonts w:cs="Arial"/>
        </w:rPr>
      </w:pPr>
    </w:p>
    <w:p w14:paraId="5F9073EE" w14:textId="77777777" w:rsidR="00FE223A" w:rsidRPr="00AE3AF2" w:rsidRDefault="00FE223A">
      <w:pPr>
        <w:pStyle w:val="Ttulo"/>
        <w:rPr>
          <w:rFonts w:cs="Arial"/>
        </w:rPr>
      </w:pPr>
    </w:p>
    <w:p w14:paraId="43BC4D19" w14:textId="77777777" w:rsidR="00FE223A" w:rsidRPr="00AE3AF2" w:rsidRDefault="00FE223A">
      <w:pPr>
        <w:pStyle w:val="Ttulo"/>
        <w:rPr>
          <w:rFonts w:cs="Arial"/>
        </w:rPr>
      </w:pPr>
    </w:p>
    <w:p w14:paraId="04E5A3BB" w14:textId="77777777" w:rsidR="008C416D" w:rsidRPr="00AE3AF2" w:rsidRDefault="008C416D">
      <w:pPr>
        <w:pStyle w:val="Ttulo"/>
        <w:rPr>
          <w:rFonts w:cs="Arial"/>
        </w:rPr>
      </w:pPr>
    </w:p>
    <w:p w14:paraId="78C6E070" w14:textId="77777777" w:rsidR="008C416D" w:rsidRPr="00AE3AF2" w:rsidRDefault="008C416D">
      <w:pPr>
        <w:pStyle w:val="Ttulo"/>
        <w:rPr>
          <w:rFonts w:cs="Arial"/>
        </w:rPr>
      </w:pPr>
    </w:p>
    <w:p w14:paraId="089753E1" w14:textId="77777777" w:rsidR="00AE2E98" w:rsidRPr="00AE3AF2" w:rsidRDefault="00AE2E98">
      <w:pPr>
        <w:pStyle w:val="Ttulo"/>
        <w:rPr>
          <w:rFonts w:cs="Arial"/>
        </w:rPr>
        <w:sectPr w:rsidR="00AE2E98" w:rsidRPr="00AE3AF2" w:rsidSect="004706F4">
          <w:pgSz w:w="12240" w:h="15840"/>
          <w:pgMar w:top="1418" w:right="1418" w:bottom="1440" w:left="1418" w:header="720" w:footer="720" w:gutter="0"/>
          <w:cols w:space="720"/>
          <w:docGrid w:linePitch="272"/>
        </w:sectPr>
      </w:pPr>
    </w:p>
    <w:p w14:paraId="3548BA99" w14:textId="77777777" w:rsidR="00FE223A" w:rsidRPr="00AE3AF2" w:rsidRDefault="008A1404" w:rsidP="008A2893">
      <w:pPr>
        <w:pStyle w:val="Ttulo"/>
        <w:rPr>
          <w:rFonts w:cs="Arial"/>
          <w:szCs w:val="28"/>
        </w:rPr>
      </w:pPr>
      <w:r w:rsidRPr="00AE3AF2">
        <w:rPr>
          <w:rFonts w:cs="Arial"/>
          <w:szCs w:val="28"/>
        </w:rPr>
        <w:lastRenderedPageBreak/>
        <w:t>Resumo</w:t>
      </w:r>
    </w:p>
    <w:p w14:paraId="4280A12C" w14:textId="3ED31EB2" w:rsidR="001F28BC" w:rsidRPr="00AE3AF2" w:rsidRDefault="00C12E05" w:rsidP="00AA63F6">
      <w:pPr>
        <w:pStyle w:val="Corpodetexto2"/>
        <w:rPr>
          <w:rFonts w:ascii="Arial" w:hAnsi="Arial" w:cs="Arial"/>
          <w:i w:val="0"/>
          <w:sz w:val="24"/>
          <w:szCs w:val="24"/>
        </w:rPr>
      </w:pPr>
      <w:r w:rsidRPr="00AE3AF2">
        <w:rPr>
          <w:rFonts w:ascii="Arial" w:hAnsi="Arial" w:cs="Arial"/>
          <w:i w:val="0"/>
          <w:sz w:val="24"/>
          <w:szCs w:val="24"/>
        </w:rPr>
        <w:t>Este texto é um exemplo, use como m</w:t>
      </w:r>
      <w:r w:rsidR="001F28BC" w:rsidRPr="00AE3AF2">
        <w:rPr>
          <w:rFonts w:ascii="Arial" w:hAnsi="Arial" w:cs="Arial"/>
          <w:i w:val="0"/>
          <w:sz w:val="24"/>
          <w:szCs w:val="24"/>
        </w:rPr>
        <w:t>odelo para a formação do seu TG</w:t>
      </w:r>
      <w:r w:rsidRPr="00AE3AF2">
        <w:rPr>
          <w:rFonts w:ascii="Arial" w:hAnsi="Arial" w:cs="Arial"/>
          <w:i w:val="0"/>
          <w:sz w:val="24"/>
          <w:szCs w:val="24"/>
        </w:rPr>
        <w:t>, não leve em consideração o conteúdo do texto aqui apresentado, trata-se apenas de um exempl</w:t>
      </w:r>
      <w:r w:rsidR="00AD48E8" w:rsidRPr="00AE3AF2">
        <w:rPr>
          <w:rFonts w:ascii="Arial" w:hAnsi="Arial" w:cs="Arial"/>
          <w:i w:val="0"/>
          <w:sz w:val="24"/>
          <w:szCs w:val="24"/>
        </w:rPr>
        <w:t xml:space="preserve">o. </w:t>
      </w:r>
      <w:r w:rsidR="001F28BC" w:rsidRPr="00AE3AF2">
        <w:rPr>
          <w:rFonts w:ascii="Arial" w:hAnsi="Arial" w:cs="Arial"/>
          <w:i w:val="0"/>
          <w:sz w:val="24"/>
          <w:szCs w:val="24"/>
          <w:lang w:eastAsia="pt-BR"/>
        </w:rPr>
        <w:t>O resumo deve ser composto de uma sequência de frases concisas e afirmativas. Inicie com uma frase significativa, explicando o tema e o problema abordado, a seguir ressalte o objetivo geral, as técnicas e ferramentas, os resultados e a conclusão. Lembre-se que o trabalho será inicialmente conhecido pelo resumo aqui escrito, portanto, ele deve ser fidedigno ao trabalho desenvolvido. Note que não há abertura de parágrafo.</w:t>
      </w:r>
      <w:r w:rsidR="001F28BC" w:rsidRPr="00AE3AF2">
        <w:rPr>
          <w:rFonts w:ascii="Arial" w:hAnsi="Arial" w:cs="Arial"/>
          <w:i w:val="0"/>
          <w:sz w:val="24"/>
          <w:szCs w:val="24"/>
        </w:rPr>
        <w:t xml:space="preserve"> O conteúdo deve ser disposto em parágrafo único.</w:t>
      </w:r>
      <w:r w:rsidR="001F28BC" w:rsidRPr="00AE3AF2">
        <w:rPr>
          <w:rFonts w:ascii="Arial" w:hAnsi="Arial" w:cs="Arial"/>
          <w:i w:val="0"/>
          <w:sz w:val="24"/>
          <w:szCs w:val="24"/>
          <w:lang w:eastAsia="pt-BR"/>
        </w:rPr>
        <w:t xml:space="preserve"> </w:t>
      </w:r>
      <w:r w:rsidRPr="00AE3AF2">
        <w:rPr>
          <w:rFonts w:ascii="Arial" w:hAnsi="Arial" w:cs="Arial"/>
          <w:i w:val="0"/>
          <w:sz w:val="24"/>
          <w:szCs w:val="24"/>
        </w:rPr>
        <w:t>O resumo não deve ser muito longo, tente</w:t>
      </w:r>
      <w:r w:rsidR="001F28BC" w:rsidRPr="00AE3AF2">
        <w:rPr>
          <w:rFonts w:ascii="Arial" w:hAnsi="Arial" w:cs="Arial"/>
          <w:i w:val="0"/>
          <w:sz w:val="24"/>
          <w:szCs w:val="24"/>
        </w:rPr>
        <w:t xml:space="preserve"> escrever no máximo 250 palavras</w:t>
      </w:r>
      <w:r w:rsidRPr="00AE3AF2">
        <w:rPr>
          <w:rFonts w:ascii="Arial" w:hAnsi="Arial" w:cs="Arial"/>
          <w:i w:val="0"/>
          <w:sz w:val="24"/>
          <w:szCs w:val="24"/>
        </w:rPr>
        <w:t>, o objetivo do resumo é mostrar para</w:t>
      </w:r>
      <w:r w:rsidR="001F28BC" w:rsidRPr="00AE3AF2">
        <w:rPr>
          <w:rFonts w:ascii="Arial" w:hAnsi="Arial" w:cs="Arial"/>
          <w:i w:val="0"/>
          <w:sz w:val="24"/>
          <w:szCs w:val="24"/>
        </w:rPr>
        <w:t xml:space="preserve"> o leitor qual é o escopo do TG</w:t>
      </w:r>
      <w:r w:rsidRPr="00AE3AF2">
        <w:rPr>
          <w:rFonts w:ascii="Arial" w:hAnsi="Arial" w:cs="Arial"/>
          <w:i w:val="0"/>
          <w:sz w:val="24"/>
          <w:szCs w:val="24"/>
        </w:rPr>
        <w:t>.</w:t>
      </w:r>
      <w:r w:rsidR="00ED435A" w:rsidRPr="00AE3AF2">
        <w:rPr>
          <w:rFonts w:ascii="Arial" w:hAnsi="Arial" w:cs="Arial"/>
          <w:i w:val="0"/>
          <w:sz w:val="24"/>
          <w:szCs w:val="24"/>
        </w:rPr>
        <w:t xml:space="preserve">  </w:t>
      </w:r>
      <w:r w:rsidR="001F28BC" w:rsidRPr="00AE3AF2">
        <w:rPr>
          <w:rFonts w:ascii="Arial" w:hAnsi="Arial" w:cs="Arial"/>
          <w:i w:val="0"/>
          <w:sz w:val="24"/>
          <w:szCs w:val="24"/>
        </w:rPr>
        <w:t>A ABNT recomenda que os resumos sejam escritos</w:t>
      </w:r>
      <w:r w:rsidR="00476E81" w:rsidRPr="00AE3AF2">
        <w:rPr>
          <w:rFonts w:ascii="Arial" w:hAnsi="Arial" w:cs="Arial"/>
          <w:i w:val="0"/>
          <w:sz w:val="24"/>
          <w:szCs w:val="24"/>
        </w:rPr>
        <w:t xml:space="preserve"> no impessoal, assim como todo o texto do TG.</w:t>
      </w:r>
      <w:r w:rsidR="001F28BC" w:rsidRPr="00AE3AF2">
        <w:rPr>
          <w:rFonts w:ascii="Arial" w:hAnsi="Arial" w:cs="Arial"/>
          <w:i w:val="0"/>
          <w:sz w:val="24"/>
          <w:szCs w:val="24"/>
        </w:rPr>
        <w:t xml:space="preserve"> </w:t>
      </w:r>
      <w:r w:rsidR="00E70A8A" w:rsidRPr="00AE3AF2">
        <w:rPr>
          <w:rFonts w:ascii="Arial" w:hAnsi="Arial" w:cs="Arial"/>
          <w:i w:val="0"/>
          <w:sz w:val="24"/>
          <w:szCs w:val="24"/>
        </w:rPr>
        <w:t>P</w:t>
      </w:r>
      <w:r w:rsidR="00F46961" w:rsidRPr="00AE3AF2">
        <w:rPr>
          <w:rFonts w:ascii="Arial" w:hAnsi="Arial" w:cs="Arial"/>
          <w:i w:val="0"/>
          <w:sz w:val="24"/>
          <w:szCs w:val="24"/>
        </w:rPr>
        <w:t xml:space="preserve">or exemplo, deve-se utilizar as seguintes </w:t>
      </w:r>
      <w:r w:rsidR="00E70A8A" w:rsidRPr="00AE3AF2">
        <w:rPr>
          <w:rFonts w:ascii="Arial" w:hAnsi="Arial" w:cs="Arial"/>
          <w:i w:val="0"/>
          <w:sz w:val="24"/>
          <w:szCs w:val="24"/>
        </w:rPr>
        <w:t xml:space="preserve">expressões: “verifica-se que", “conclui-se que", "percebe-se que pelos testes", "é válido supor", etc. Não é adequado, dizer: "conforme vimos no item anterior". Diz-se: "conforme visto no item anterior", ou, em vez de "dissemos que", "foi dito que". </w:t>
      </w:r>
      <w:r w:rsidR="00CE3268" w:rsidRPr="00AE3AF2">
        <w:rPr>
          <w:rFonts w:ascii="Arial" w:hAnsi="Arial" w:cs="Arial"/>
          <w:i w:val="0"/>
          <w:sz w:val="24"/>
          <w:szCs w:val="24"/>
        </w:rPr>
        <w:t>No caso do TG</w:t>
      </w:r>
      <w:r w:rsidR="001F28BC" w:rsidRPr="00AE3AF2">
        <w:rPr>
          <w:rFonts w:ascii="Arial" w:hAnsi="Arial" w:cs="Arial"/>
          <w:i w:val="0"/>
          <w:sz w:val="24"/>
          <w:szCs w:val="24"/>
        </w:rPr>
        <w:t xml:space="preserve"> em grupo, é permitido </w:t>
      </w:r>
      <w:r w:rsidR="00E70A8A" w:rsidRPr="00AE3AF2">
        <w:rPr>
          <w:rFonts w:ascii="Arial" w:hAnsi="Arial" w:cs="Arial"/>
          <w:i w:val="0"/>
          <w:sz w:val="24"/>
          <w:szCs w:val="24"/>
        </w:rPr>
        <w:t>usar a primeira pessoa do plural</w:t>
      </w:r>
      <w:r w:rsidR="001F28BC" w:rsidRPr="00AE3AF2">
        <w:rPr>
          <w:rFonts w:ascii="Arial" w:hAnsi="Arial" w:cs="Arial"/>
          <w:i w:val="0"/>
          <w:sz w:val="24"/>
          <w:szCs w:val="24"/>
        </w:rPr>
        <w:t>. Não indique referências.</w:t>
      </w:r>
    </w:p>
    <w:p w14:paraId="13601DED" w14:textId="56D64C15" w:rsidR="00C12E05" w:rsidRPr="00AE3AF2" w:rsidRDefault="00C12E05" w:rsidP="00AA63F6">
      <w:pPr>
        <w:spacing w:line="360" w:lineRule="auto"/>
        <w:jc w:val="both"/>
        <w:rPr>
          <w:rFonts w:ascii="Arial" w:hAnsi="Arial" w:cs="Arial"/>
          <w:sz w:val="24"/>
          <w:szCs w:val="24"/>
        </w:rPr>
      </w:pPr>
    </w:p>
    <w:p w14:paraId="679AAC3C" w14:textId="77777777" w:rsidR="00ED435A" w:rsidRPr="00AE3AF2" w:rsidRDefault="00ED435A" w:rsidP="00ED435A">
      <w:pPr>
        <w:jc w:val="both"/>
        <w:rPr>
          <w:rFonts w:ascii="Arial" w:hAnsi="Arial" w:cs="Arial"/>
          <w:sz w:val="30"/>
          <w:szCs w:val="30"/>
          <w:lang w:eastAsia="pt-BR"/>
        </w:rPr>
      </w:pPr>
    </w:p>
    <w:p w14:paraId="6643D704" w14:textId="78D79F7D" w:rsidR="00ED435A" w:rsidRPr="00AE3AF2" w:rsidRDefault="00ED435A" w:rsidP="00ED435A">
      <w:pPr>
        <w:jc w:val="both"/>
        <w:rPr>
          <w:rFonts w:ascii="Arial" w:hAnsi="Arial" w:cs="Arial"/>
          <w:sz w:val="24"/>
          <w:szCs w:val="24"/>
          <w:lang w:eastAsia="pt-BR"/>
        </w:rPr>
      </w:pPr>
      <w:r w:rsidRPr="00AE3AF2">
        <w:rPr>
          <w:rFonts w:ascii="Arial" w:hAnsi="Arial" w:cs="Arial"/>
          <w:sz w:val="24"/>
          <w:szCs w:val="24"/>
          <w:lang w:eastAsia="pt-BR"/>
        </w:rPr>
        <w:t>P</w:t>
      </w:r>
      <w:r w:rsidR="00CF3AA0" w:rsidRPr="00AE3AF2">
        <w:rPr>
          <w:rFonts w:ascii="Arial" w:hAnsi="Arial" w:cs="Arial"/>
          <w:sz w:val="24"/>
          <w:szCs w:val="24"/>
          <w:lang w:eastAsia="pt-BR"/>
        </w:rPr>
        <w:t>alavras-chave: Resumo</w:t>
      </w:r>
      <w:r w:rsidRPr="00AE3AF2">
        <w:rPr>
          <w:rFonts w:ascii="Arial" w:hAnsi="Arial" w:cs="Arial"/>
          <w:sz w:val="24"/>
          <w:szCs w:val="24"/>
          <w:lang w:eastAsia="pt-BR"/>
        </w:rPr>
        <w:t>; Pesquisa</w:t>
      </w:r>
      <w:r w:rsidR="00CF3AA0" w:rsidRPr="00AE3AF2">
        <w:rPr>
          <w:rFonts w:ascii="Arial" w:hAnsi="Arial" w:cs="Arial"/>
          <w:sz w:val="24"/>
          <w:szCs w:val="24"/>
          <w:lang w:eastAsia="pt-BR"/>
        </w:rPr>
        <w:t>; Escopo</w:t>
      </w:r>
    </w:p>
    <w:p w14:paraId="7F3E9AFD" w14:textId="77777777" w:rsidR="0025127D" w:rsidRPr="00AE3AF2" w:rsidRDefault="0025127D" w:rsidP="00C12E05">
      <w:pPr>
        <w:pStyle w:val="Corpodetexto2"/>
        <w:rPr>
          <w:rFonts w:ascii="Arial" w:hAnsi="Arial" w:cs="Arial"/>
        </w:rPr>
      </w:pPr>
    </w:p>
    <w:p w14:paraId="1FCCD9DE" w14:textId="77777777" w:rsidR="0025127D" w:rsidRPr="00AE3AF2" w:rsidRDefault="0025127D" w:rsidP="00C12E05">
      <w:pPr>
        <w:pStyle w:val="Corpodetexto2"/>
        <w:rPr>
          <w:rFonts w:ascii="Arial" w:hAnsi="Arial" w:cs="Arial"/>
        </w:rPr>
      </w:pPr>
    </w:p>
    <w:p w14:paraId="10CEDA2A" w14:textId="77777777" w:rsidR="0025127D" w:rsidRPr="00AE3AF2" w:rsidRDefault="0025127D" w:rsidP="00C12E05">
      <w:pPr>
        <w:pStyle w:val="Corpodetexto2"/>
        <w:rPr>
          <w:rFonts w:ascii="Arial" w:hAnsi="Arial" w:cs="Arial"/>
        </w:rPr>
      </w:pPr>
    </w:p>
    <w:p w14:paraId="6A943FCB" w14:textId="77777777" w:rsidR="0025127D" w:rsidRPr="00AE3AF2" w:rsidRDefault="0025127D" w:rsidP="00C12E05">
      <w:pPr>
        <w:pStyle w:val="Corpodetexto2"/>
        <w:rPr>
          <w:rFonts w:ascii="Arial" w:hAnsi="Arial" w:cs="Arial"/>
        </w:rPr>
      </w:pPr>
    </w:p>
    <w:p w14:paraId="546033F9" w14:textId="77777777" w:rsidR="0025127D" w:rsidRPr="00AE3AF2" w:rsidRDefault="0025127D" w:rsidP="00C12E05">
      <w:pPr>
        <w:pStyle w:val="Corpodetexto2"/>
        <w:rPr>
          <w:rFonts w:ascii="Arial" w:hAnsi="Arial" w:cs="Arial"/>
        </w:rPr>
      </w:pPr>
    </w:p>
    <w:p w14:paraId="09B6C083" w14:textId="77777777" w:rsidR="0025127D" w:rsidRPr="00AE3AF2" w:rsidRDefault="0025127D" w:rsidP="00C12E05">
      <w:pPr>
        <w:pStyle w:val="Corpodetexto2"/>
        <w:rPr>
          <w:rFonts w:ascii="Arial" w:hAnsi="Arial" w:cs="Arial"/>
        </w:rPr>
      </w:pPr>
    </w:p>
    <w:p w14:paraId="43040807" w14:textId="77777777" w:rsidR="0025127D" w:rsidRPr="00AE3AF2" w:rsidRDefault="0025127D" w:rsidP="00C12E05">
      <w:pPr>
        <w:pStyle w:val="Corpodetexto2"/>
        <w:rPr>
          <w:rFonts w:ascii="Arial" w:hAnsi="Arial" w:cs="Arial"/>
        </w:rPr>
      </w:pPr>
    </w:p>
    <w:p w14:paraId="0CB4D55B" w14:textId="77777777" w:rsidR="0025127D" w:rsidRPr="00AE3AF2" w:rsidRDefault="0025127D" w:rsidP="00C12E05">
      <w:pPr>
        <w:pStyle w:val="Corpodetexto2"/>
        <w:rPr>
          <w:rFonts w:ascii="Arial" w:hAnsi="Arial" w:cs="Arial"/>
        </w:rPr>
      </w:pPr>
    </w:p>
    <w:p w14:paraId="1069AB40" w14:textId="77777777" w:rsidR="0025127D" w:rsidRPr="00AE3AF2" w:rsidRDefault="0025127D" w:rsidP="00C12E05">
      <w:pPr>
        <w:pStyle w:val="Corpodetexto2"/>
        <w:rPr>
          <w:rFonts w:ascii="Arial" w:hAnsi="Arial" w:cs="Arial"/>
        </w:rPr>
      </w:pPr>
    </w:p>
    <w:p w14:paraId="40DB69A7" w14:textId="77777777" w:rsidR="0025127D" w:rsidRPr="00AE3AF2" w:rsidRDefault="0025127D" w:rsidP="00C12E05">
      <w:pPr>
        <w:pStyle w:val="Corpodetexto2"/>
        <w:rPr>
          <w:rFonts w:ascii="Arial" w:hAnsi="Arial" w:cs="Arial"/>
        </w:rPr>
      </w:pPr>
    </w:p>
    <w:p w14:paraId="3C70F65F" w14:textId="77777777" w:rsidR="0025127D" w:rsidRPr="00AE3AF2" w:rsidRDefault="0025127D" w:rsidP="00C12E05">
      <w:pPr>
        <w:pStyle w:val="Corpodetexto2"/>
        <w:rPr>
          <w:rFonts w:ascii="Arial" w:hAnsi="Arial" w:cs="Arial"/>
        </w:rPr>
      </w:pPr>
    </w:p>
    <w:p w14:paraId="54A87805" w14:textId="77777777" w:rsidR="0025127D" w:rsidRPr="00AE3AF2" w:rsidRDefault="0025127D" w:rsidP="00C12E05">
      <w:pPr>
        <w:pStyle w:val="Corpodetexto2"/>
        <w:rPr>
          <w:rFonts w:ascii="Arial" w:hAnsi="Arial" w:cs="Arial"/>
        </w:rPr>
      </w:pPr>
    </w:p>
    <w:p w14:paraId="5E114C07" w14:textId="77777777" w:rsidR="0025127D" w:rsidRPr="00AE3AF2" w:rsidRDefault="0025127D" w:rsidP="00C12E05">
      <w:pPr>
        <w:pStyle w:val="Corpodetexto2"/>
        <w:rPr>
          <w:rFonts w:ascii="Arial" w:hAnsi="Arial" w:cs="Arial"/>
        </w:rPr>
      </w:pPr>
    </w:p>
    <w:p w14:paraId="589E9E2E" w14:textId="77777777" w:rsidR="0025127D" w:rsidRPr="00AE3AF2" w:rsidRDefault="0025127D" w:rsidP="00C12E05">
      <w:pPr>
        <w:pStyle w:val="Corpodetexto2"/>
        <w:rPr>
          <w:rFonts w:ascii="Arial" w:hAnsi="Arial" w:cs="Arial"/>
        </w:rPr>
      </w:pPr>
    </w:p>
    <w:p w14:paraId="58272B4B" w14:textId="77777777" w:rsidR="0025127D" w:rsidRPr="00AE3AF2" w:rsidRDefault="0025127D" w:rsidP="00C12E05">
      <w:pPr>
        <w:pStyle w:val="Corpodetexto2"/>
        <w:rPr>
          <w:rFonts w:ascii="Arial" w:hAnsi="Arial" w:cs="Arial"/>
        </w:rPr>
      </w:pPr>
    </w:p>
    <w:p w14:paraId="0DB6CBD4" w14:textId="77777777" w:rsidR="00AA63F6" w:rsidRPr="00AE3AF2" w:rsidRDefault="00AA63F6" w:rsidP="00AA63F6">
      <w:pPr>
        <w:pStyle w:val="Ttulo1"/>
        <w:rPr>
          <w:rFonts w:cs="Arial"/>
          <w:sz w:val="28"/>
          <w:szCs w:val="28"/>
        </w:rPr>
      </w:pPr>
      <w:r w:rsidRPr="00AE3AF2">
        <w:rPr>
          <w:rFonts w:cs="Arial"/>
          <w:sz w:val="28"/>
          <w:szCs w:val="28"/>
        </w:rPr>
        <w:lastRenderedPageBreak/>
        <w:t xml:space="preserve">Lista de Figuras </w:t>
      </w:r>
    </w:p>
    <w:p w14:paraId="38B6462E" w14:textId="77777777" w:rsidR="00AA63F6" w:rsidRPr="00AE3AF2" w:rsidRDefault="00AA63F6" w:rsidP="00AA63F6">
      <w:pPr>
        <w:tabs>
          <w:tab w:val="left" w:leader="dot" w:pos="8505"/>
          <w:tab w:val="right" w:pos="8789"/>
        </w:tabs>
        <w:spacing w:line="360" w:lineRule="auto"/>
        <w:rPr>
          <w:rFonts w:ascii="Arial" w:hAnsi="Arial" w:cs="Arial"/>
        </w:rPr>
      </w:pPr>
    </w:p>
    <w:p w14:paraId="43AF1519" w14:textId="77777777" w:rsidR="00AA63F6" w:rsidRPr="00AE3AF2" w:rsidRDefault="00AA63F6" w:rsidP="00AA63F6">
      <w:pPr>
        <w:tabs>
          <w:tab w:val="left" w:leader="dot" w:pos="8505"/>
          <w:tab w:val="right" w:pos="8789"/>
        </w:tabs>
        <w:spacing w:line="360" w:lineRule="auto"/>
        <w:rPr>
          <w:rFonts w:ascii="Arial" w:hAnsi="Arial" w:cs="Arial"/>
        </w:rPr>
      </w:pPr>
      <w:r w:rsidRPr="00AE3AF2">
        <w:rPr>
          <w:rFonts w:ascii="Arial" w:hAnsi="Arial" w:cs="Arial"/>
        </w:rPr>
        <w:t>Figura 1 – Visão geral da gestão de pessoas</w:t>
      </w:r>
      <w:r w:rsidRPr="00AE3AF2">
        <w:rPr>
          <w:rFonts w:ascii="Arial" w:hAnsi="Arial" w:cs="Arial"/>
        </w:rPr>
        <w:tab/>
      </w:r>
      <w:r w:rsidRPr="00AE3AF2">
        <w:rPr>
          <w:rFonts w:ascii="Arial" w:hAnsi="Arial" w:cs="Arial"/>
        </w:rPr>
        <w:tab/>
        <w:t>10</w:t>
      </w:r>
    </w:p>
    <w:p w14:paraId="2EC93760" w14:textId="77777777" w:rsidR="00AA63F6" w:rsidRPr="00AE3AF2" w:rsidRDefault="00AA63F6" w:rsidP="00AA63F6">
      <w:pPr>
        <w:tabs>
          <w:tab w:val="left" w:leader="dot" w:pos="8505"/>
          <w:tab w:val="right" w:pos="8789"/>
        </w:tabs>
        <w:spacing w:line="360" w:lineRule="auto"/>
        <w:rPr>
          <w:rFonts w:ascii="Arial" w:hAnsi="Arial" w:cs="Arial"/>
        </w:rPr>
      </w:pPr>
      <w:r w:rsidRPr="00AE3AF2">
        <w:rPr>
          <w:rFonts w:ascii="Arial" w:hAnsi="Arial" w:cs="Arial"/>
        </w:rPr>
        <w:t>Figura 2 – Enfoque sistêmico nas organizações</w:t>
      </w:r>
      <w:r w:rsidRPr="00AE3AF2">
        <w:rPr>
          <w:rFonts w:ascii="Arial" w:hAnsi="Arial" w:cs="Arial"/>
        </w:rPr>
        <w:tab/>
      </w:r>
      <w:r w:rsidRPr="00AE3AF2">
        <w:rPr>
          <w:rFonts w:ascii="Arial" w:hAnsi="Arial" w:cs="Arial"/>
        </w:rPr>
        <w:tab/>
        <w:t>12</w:t>
      </w:r>
    </w:p>
    <w:p w14:paraId="785E28CD" w14:textId="77777777" w:rsidR="00AA63F6" w:rsidRPr="00AE3AF2" w:rsidRDefault="00AA63F6" w:rsidP="00AA63F6">
      <w:pPr>
        <w:tabs>
          <w:tab w:val="left" w:leader="dot" w:pos="8505"/>
          <w:tab w:val="right" w:pos="8789"/>
        </w:tabs>
        <w:spacing w:line="360" w:lineRule="auto"/>
        <w:rPr>
          <w:rFonts w:ascii="Arial" w:hAnsi="Arial" w:cs="Arial"/>
        </w:rPr>
      </w:pPr>
      <w:r w:rsidRPr="00AE3AF2">
        <w:rPr>
          <w:rFonts w:ascii="Arial" w:hAnsi="Arial" w:cs="Arial"/>
        </w:rPr>
        <w:t>Figura 3 – Esquema da estratégia empresarial e gestão de pessoas</w:t>
      </w:r>
      <w:r w:rsidRPr="00AE3AF2">
        <w:rPr>
          <w:rFonts w:ascii="Arial" w:hAnsi="Arial" w:cs="Arial"/>
        </w:rPr>
        <w:tab/>
      </w:r>
      <w:r w:rsidRPr="00AE3AF2">
        <w:rPr>
          <w:rFonts w:ascii="Arial" w:hAnsi="Arial" w:cs="Arial"/>
        </w:rPr>
        <w:tab/>
        <w:t>13</w:t>
      </w:r>
    </w:p>
    <w:p w14:paraId="4F5032E3" w14:textId="77777777" w:rsidR="00AA63F6" w:rsidRPr="00AE3AF2" w:rsidRDefault="00AA63F6" w:rsidP="00AA63F6">
      <w:pPr>
        <w:tabs>
          <w:tab w:val="left" w:leader="dot" w:pos="8505"/>
          <w:tab w:val="right" w:pos="8789"/>
        </w:tabs>
        <w:spacing w:line="360" w:lineRule="auto"/>
        <w:rPr>
          <w:rFonts w:ascii="Arial" w:hAnsi="Arial" w:cs="Arial"/>
        </w:rPr>
      </w:pPr>
      <w:r w:rsidRPr="00AE3AF2">
        <w:rPr>
          <w:rFonts w:ascii="Arial" w:hAnsi="Arial" w:cs="Arial"/>
        </w:rPr>
        <w:t>Figura 4 – Fronteiras virtuais nas organizações</w:t>
      </w:r>
      <w:r w:rsidRPr="00AE3AF2">
        <w:rPr>
          <w:rFonts w:ascii="Arial" w:hAnsi="Arial" w:cs="Arial"/>
        </w:rPr>
        <w:tab/>
      </w:r>
      <w:r w:rsidRPr="00AE3AF2">
        <w:rPr>
          <w:rFonts w:ascii="Arial" w:hAnsi="Arial" w:cs="Arial"/>
        </w:rPr>
        <w:tab/>
        <w:t>24</w:t>
      </w:r>
    </w:p>
    <w:p w14:paraId="52BD1664" w14:textId="77777777" w:rsidR="00AA63F6" w:rsidRPr="00AE3AF2" w:rsidRDefault="00AA63F6" w:rsidP="00AA63F6">
      <w:pPr>
        <w:tabs>
          <w:tab w:val="left" w:leader="dot" w:pos="8505"/>
          <w:tab w:val="right" w:pos="8789"/>
        </w:tabs>
        <w:spacing w:line="360" w:lineRule="auto"/>
        <w:rPr>
          <w:rFonts w:ascii="Arial" w:hAnsi="Arial" w:cs="Arial"/>
        </w:rPr>
      </w:pPr>
      <w:r w:rsidRPr="00AE3AF2">
        <w:rPr>
          <w:rFonts w:ascii="Arial" w:hAnsi="Arial" w:cs="Arial"/>
        </w:rPr>
        <w:t>Figura 5 – Gestão das tecnologias da informação e gestão de pessoas</w:t>
      </w:r>
      <w:r w:rsidRPr="00AE3AF2">
        <w:rPr>
          <w:rFonts w:ascii="Arial" w:hAnsi="Arial" w:cs="Arial"/>
        </w:rPr>
        <w:tab/>
      </w:r>
      <w:r w:rsidRPr="00AE3AF2">
        <w:rPr>
          <w:rFonts w:ascii="Arial" w:hAnsi="Arial" w:cs="Arial"/>
        </w:rPr>
        <w:tab/>
        <w:t>25</w:t>
      </w:r>
    </w:p>
    <w:p w14:paraId="3B10D1B2" w14:textId="77777777" w:rsidR="00AA63F6" w:rsidRPr="00AE3AF2" w:rsidRDefault="00AA63F6" w:rsidP="00AA63F6">
      <w:pPr>
        <w:tabs>
          <w:tab w:val="left" w:leader="dot" w:pos="8505"/>
          <w:tab w:val="right" w:pos="8789"/>
        </w:tabs>
        <w:spacing w:line="360" w:lineRule="auto"/>
        <w:rPr>
          <w:rFonts w:ascii="Arial" w:hAnsi="Arial" w:cs="Arial"/>
        </w:rPr>
      </w:pPr>
    </w:p>
    <w:p w14:paraId="0F496B90" w14:textId="77777777" w:rsidR="00AA63F6" w:rsidRPr="00AE3AF2" w:rsidRDefault="00AA63F6" w:rsidP="00AA63F6">
      <w:pPr>
        <w:tabs>
          <w:tab w:val="left" w:leader="dot" w:pos="8505"/>
          <w:tab w:val="right" w:pos="8789"/>
        </w:tabs>
        <w:spacing w:line="360" w:lineRule="auto"/>
        <w:rPr>
          <w:rFonts w:ascii="Arial" w:hAnsi="Arial" w:cs="Arial"/>
        </w:rPr>
      </w:pPr>
    </w:p>
    <w:p w14:paraId="0EB03B3F" w14:textId="265A38D8" w:rsidR="00831FCA" w:rsidRPr="00AE3AF2" w:rsidRDefault="00831FCA">
      <w:pPr>
        <w:rPr>
          <w:rFonts w:ascii="Arial" w:hAnsi="Arial" w:cs="Arial"/>
        </w:rPr>
      </w:pPr>
      <w:r w:rsidRPr="00AE3AF2">
        <w:rPr>
          <w:rFonts w:ascii="Arial" w:hAnsi="Arial" w:cs="Arial"/>
        </w:rPr>
        <w:br w:type="page"/>
      </w:r>
    </w:p>
    <w:p w14:paraId="66930FA0" w14:textId="77777777" w:rsidR="00AA63F6" w:rsidRPr="00AE3AF2" w:rsidRDefault="00AA63F6" w:rsidP="00AA63F6">
      <w:pPr>
        <w:pStyle w:val="Ttulo1"/>
        <w:rPr>
          <w:rFonts w:cs="Arial"/>
          <w:sz w:val="28"/>
          <w:szCs w:val="28"/>
        </w:rPr>
      </w:pPr>
      <w:r w:rsidRPr="00AE3AF2">
        <w:rPr>
          <w:rFonts w:cs="Arial"/>
          <w:sz w:val="28"/>
          <w:szCs w:val="28"/>
        </w:rPr>
        <w:lastRenderedPageBreak/>
        <w:t>Lista de Tabelas</w:t>
      </w:r>
    </w:p>
    <w:p w14:paraId="32CB54E7" w14:textId="77777777" w:rsidR="00AA63F6" w:rsidRPr="00AE3AF2" w:rsidRDefault="00AA63F6" w:rsidP="00AA63F6">
      <w:pPr>
        <w:tabs>
          <w:tab w:val="left" w:leader="dot" w:pos="8505"/>
          <w:tab w:val="right" w:pos="8789"/>
        </w:tabs>
        <w:spacing w:line="360" w:lineRule="auto"/>
        <w:rPr>
          <w:rFonts w:ascii="Arial" w:hAnsi="Arial" w:cs="Arial"/>
        </w:rPr>
      </w:pPr>
    </w:p>
    <w:p w14:paraId="3D84EB59" w14:textId="77777777" w:rsidR="00AA63F6" w:rsidRPr="00AE3AF2" w:rsidRDefault="00AA63F6" w:rsidP="00AA63F6">
      <w:pPr>
        <w:tabs>
          <w:tab w:val="left" w:leader="dot" w:pos="8505"/>
          <w:tab w:val="right" w:pos="8789"/>
        </w:tabs>
        <w:spacing w:line="360" w:lineRule="auto"/>
        <w:rPr>
          <w:rFonts w:ascii="Arial" w:hAnsi="Arial" w:cs="Arial"/>
        </w:rPr>
      </w:pPr>
      <w:r w:rsidRPr="00AE3AF2">
        <w:rPr>
          <w:rFonts w:ascii="Arial" w:hAnsi="Arial" w:cs="Arial"/>
        </w:rPr>
        <w:t>Tabela 1 – Principais mudanças na Área de Recursos Humanos (</w:t>
      </w:r>
      <w:proofErr w:type="spellStart"/>
      <w:r w:rsidRPr="00AE3AF2">
        <w:rPr>
          <w:rFonts w:ascii="Arial" w:hAnsi="Arial" w:cs="Arial"/>
        </w:rPr>
        <w:t>PricewaterhouseCoopers</w:t>
      </w:r>
      <w:proofErr w:type="spellEnd"/>
      <w:r w:rsidRPr="00AE3AF2">
        <w:rPr>
          <w:rFonts w:ascii="Arial" w:hAnsi="Arial" w:cs="Arial"/>
        </w:rPr>
        <w:t>)</w:t>
      </w:r>
      <w:r w:rsidRPr="00AE3AF2">
        <w:rPr>
          <w:rFonts w:ascii="Arial" w:hAnsi="Arial" w:cs="Arial"/>
        </w:rPr>
        <w:tab/>
      </w:r>
      <w:r w:rsidRPr="00AE3AF2">
        <w:rPr>
          <w:rFonts w:ascii="Arial" w:hAnsi="Arial" w:cs="Arial"/>
        </w:rPr>
        <w:tab/>
        <w:t>17</w:t>
      </w:r>
    </w:p>
    <w:p w14:paraId="2F458F79" w14:textId="77777777" w:rsidR="00AA63F6" w:rsidRPr="00AE3AF2" w:rsidRDefault="00AA63F6" w:rsidP="00AA63F6">
      <w:pPr>
        <w:tabs>
          <w:tab w:val="left" w:leader="dot" w:pos="8505"/>
          <w:tab w:val="right" w:pos="8789"/>
        </w:tabs>
        <w:spacing w:line="360" w:lineRule="auto"/>
        <w:rPr>
          <w:rFonts w:ascii="Arial" w:hAnsi="Arial" w:cs="Arial"/>
        </w:rPr>
      </w:pPr>
      <w:r w:rsidRPr="00AE3AF2">
        <w:rPr>
          <w:rFonts w:ascii="Arial" w:hAnsi="Arial" w:cs="Arial"/>
        </w:rPr>
        <w:t>Tabela 2 – Principais mudanças na Área de Recursos Humanos (Chiavenato)</w:t>
      </w:r>
      <w:r w:rsidRPr="00AE3AF2">
        <w:rPr>
          <w:rFonts w:ascii="Arial" w:hAnsi="Arial" w:cs="Arial"/>
        </w:rPr>
        <w:tab/>
      </w:r>
      <w:r w:rsidRPr="00AE3AF2">
        <w:rPr>
          <w:rFonts w:ascii="Arial" w:hAnsi="Arial" w:cs="Arial"/>
        </w:rPr>
        <w:tab/>
        <w:t>22</w:t>
      </w:r>
    </w:p>
    <w:p w14:paraId="1A9DDC24" w14:textId="77777777" w:rsidR="00AA63F6" w:rsidRPr="00AE3AF2" w:rsidRDefault="00AA63F6" w:rsidP="00AA63F6">
      <w:pPr>
        <w:tabs>
          <w:tab w:val="left" w:leader="dot" w:pos="8505"/>
          <w:tab w:val="right" w:pos="8789"/>
        </w:tabs>
        <w:spacing w:line="360" w:lineRule="auto"/>
        <w:rPr>
          <w:rFonts w:ascii="Arial" w:hAnsi="Arial" w:cs="Arial"/>
        </w:rPr>
      </w:pPr>
      <w:r w:rsidRPr="00AE3AF2">
        <w:rPr>
          <w:rFonts w:ascii="Arial" w:hAnsi="Arial" w:cs="Arial"/>
        </w:rPr>
        <w:t>Tabela 3 – Resumo do Estudo de Caso 1</w:t>
      </w:r>
      <w:r w:rsidRPr="00AE3AF2">
        <w:rPr>
          <w:rFonts w:ascii="Arial" w:hAnsi="Arial" w:cs="Arial"/>
        </w:rPr>
        <w:tab/>
      </w:r>
      <w:r w:rsidRPr="00AE3AF2">
        <w:rPr>
          <w:rFonts w:ascii="Arial" w:hAnsi="Arial" w:cs="Arial"/>
        </w:rPr>
        <w:tab/>
        <w:t>29</w:t>
      </w:r>
    </w:p>
    <w:p w14:paraId="351319FC" w14:textId="77777777" w:rsidR="00AA63F6" w:rsidRPr="00AE3AF2" w:rsidRDefault="00AA63F6" w:rsidP="00AA63F6">
      <w:pPr>
        <w:tabs>
          <w:tab w:val="left" w:leader="dot" w:pos="8505"/>
          <w:tab w:val="right" w:pos="8789"/>
        </w:tabs>
        <w:spacing w:line="360" w:lineRule="auto"/>
        <w:rPr>
          <w:rFonts w:ascii="Arial" w:hAnsi="Arial" w:cs="Arial"/>
        </w:rPr>
      </w:pPr>
      <w:r w:rsidRPr="00AE3AF2">
        <w:rPr>
          <w:rFonts w:ascii="Arial" w:hAnsi="Arial" w:cs="Arial"/>
        </w:rPr>
        <w:t xml:space="preserve">Tabela 4 – Ferramentas de T.I. e seu relacionamento com os processos da </w:t>
      </w:r>
      <w:proofErr w:type="spellStart"/>
      <w:r w:rsidRPr="00AE3AF2">
        <w:rPr>
          <w:rFonts w:ascii="Arial" w:hAnsi="Arial" w:cs="Arial"/>
        </w:rPr>
        <w:t>ARH</w:t>
      </w:r>
      <w:proofErr w:type="spellEnd"/>
      <w:r w:rsidRPr="00AE3AF2">
        <w:rPr>
          <w:rFonts w:ascii="Arial" w:hAnsi="Arial" w:cs="Arial"/>
        </w:rPr>
        <w:t xml:space="preserve"> (estudo de caso 1)</w:t>
      </w:r>
      <w:r w:rsidRPr="00AE3AF2">
        <w:rPr>
          <w:rFonts w:ascii="Arial" w:hAnsi="Arial" w:cs="Arial"/>
        </w:rPr>
        <w:tab/>
      </w:r>
      <w:r w:rsidRPr="00AE3AF2">
        <w:rPr>
          <w:rFonts w:ascii="Arial" w:hAnsi="Arial" w:cs="Arial"/>
        </w:rPr>
        <w:tab/>
        <w:t>30</w:t>
      </w:r>
    </w:p>
    <w:p w14:paraId="38D8A845" w14:textId="77777777" w:rsidR="00AA63F6" w:rsidRPr="00AE3AF2" w:rsidRDefault="00AA63F6" w:rsidP="00AA63F6">
      <w:pPr>
        <w:tabs>
          <w:tab w:val="left" w:leader="dot" w:pos="8505"/>
          <w:tab w:val="right" w:pos="8789"/>
        </w:tabs>
        <w:spacing w:line="360" w:lineRule="auto"/>
        <w:rPr>
          <w:rFonts w:ascii="Arial" w:hAnsi="Arial" w:cs="Arial"/>
        </w:rPr>
      </w:pPr>
      <w:r w:rsidRPr="00AE3AF2">
        <w:rPr>
          <w:rFonts w:ascii="Arial" w:hAnsi="Arial" w:cs="Arial"/>
        </w:rPr>
        <w:t xml:space="preserve">Tabela 5 – Ferramentas de T.I. e seu relacionamento com os processos da </w:t>
      </w:r>
      <w:proofErr w:type="spellStart"/>
      <w:r w:rsidRPr="00AE3AF2">
        <w:rPr>
          <w:rFonts w:ascii="Arial" w:hAnsi="Arial" w:cs="Arial"/>
        </w:rPr>
        <w:t>ARH</w:t>
      </w:r>
      <w:proofErr w:type="spellEnd"/>
      <w:r w:rsidRPr="00AE3AF2">
        <w:rPr>
          <w:rFonts w:ascii="Arial" w:hAnsi="Arial" w:cs="Arial"/>
        </w:rPr>
        <w:t xml:space="preserve"> (estudo de caso 2) </w:t>
      </w:r>
      <w:r w:rsidRPr="00AE3AF2">
        <w:rPr>
          <w:rFonts w:ascii="Arial" w:hAnsi="Arial" w:cs="Arial"/>
        </w:rPr>
        <w:tab/>
      </w:r>
      <w:r w:rsidRPr="00AE3AF2">
        <w:rPr>
          <w:rFonts w:ascii="Arial" w:hAnsi="Arial" w:cs="Arial"/>
        </w:rPr>
        <w:tab/>
        <w:t>36</w:t>
      </w:r>
    </w:p>
    <w:p w14:paraId="6ABC4318" w14:textId="77777777" w:rsidR="00AA63F6" w:rsidRPr="00AE3AF2" w:rsidRDefault="00AA63F6" w:rsidP="00AA63F6">
      <w:pPr>
        <w:tabs>
          <w:tab w:val="left" w:leader="dot" w:pos="8505"/>
          <w:tab w:val="right" w:pos="8789"/>
        </w:tabs>
        <w:spacing w:line="360" w:lineRule="auto"/>
        <w:rPr>
          <w:rFonts w:ascii="Arial" w:hAnsi="Arial" w:cs="Arial"/>
        </w:rPr>
      </w:pPr>
    </w:p>
    <w:p w14:paraId="5366DC5D" w14:textId="77777777" w:rsidR="00AA63F6" w:rsidRPr="00AE3AF2" w:rsidRDefault="00AA63F6" w:rsidP="00AA63F6">
      <w:pPr>
        <w:tabs>
          <w:tab w:val="left" w:leader="dot" w:pos="8505"/>
          <w:tab w:val="right" w:pos="8789"/>
        </w:tabs>
        <w:spacing w:line="360" w:lineRule="auto"/>
        <w:rPr>
          <w:rFonts w:ascii="Arial" w:hAnsi="Arial" w:cs="Arial"/>
        </w:rPr>
      </w:pPr>
    </w:p>
    <w:p w14:paraId="39FF2EE5" w14:textId="77777777" w:rsidR="0025127D" w:rsidRPr="00AE3AF2" w:rsidRDefault="0025127D" w:rsidP="00C12E05">
      <w:pPr>
        <w:pStyle w:val="Corpodetexto2"/>
        <w:rPr>
          <w:rFonts w:ascii="Arial" w:hAnsi="Arial" w:cs="Arial"/>
        </w:rPr>
      </w:pPr>
    </w:p>
    <w:p w14:paraId="3CAC77E4" w14:textId="77777777" w:rsidR="0025127D" w:rsidRPr="00AE3AF2" w:rsidRDefault="0025127D" w:rsidP="00C12E05">
      <w:pPr>
        <w:pStyle w:val="Corpodetexto2"/>
        <w:rPr>
          <w:rFonts w:ascii="Arial" w:hAnsi="Arial" w:cs="Arial"/>
          <w:i w:val="0"/>
        </w:rPr>
      </w:pPr>
    </w:p>
    <w:p w14:paraId="736A8F0F" w14:textId="77777777" w:rsidR="00AA63F6" w:rsidRPr="00AE3AF2" w:rsidRDefault="00AA63F6" w:rsidP="00C12E05">
      <w:pPr>
        <w:pStyle w:val="Corpodetexto2"/>
        <w:rPr>
          <w:rFonts w:ascii="Arial" w:hAnsi="Arial" w:cs="Arial"/>
          <w:i w:val="0"/>
        </w:rPr>
      </w:pPr>
    </w:p>
    <w:p w14:paraId="59FF398B" w14:textId="77777777" w:rsidR="00AA63F6" w:rsidRPr="00AE3AF2" w:rsidRDefault="00AA63F6" w:rsidP="00C12E05">
      <w:pPr>
        <w:pStyle w:val="Corpodetexto2"/>
        <w:rPr>
          <w:rFonts w:ascii="Arial" w:hAnsi="Arial" w:cs="Arial"/>
          <w:i w:val="0"/>
        </w:rPr>
      </w:pPr>
    </w:p>
    <w:p w14:paraId="2F4F7685" w14:textId="77777777" w:rsidR="00AA63F6" w:rsidRPr="00AE3AF2" w:rsidRDefault="00AA63F6" w:rsidP="00C12E05">
      <w:pPr>
        <w:pStyle w:val="Corpodetexto2"/>
        <w:rPr>
          <w:rFonts w:ascii="Arial" w:hAnsi="Arial" w:cs="Arial"/>
          <w:i w:val="0"/>
        </w:rPr>
      </w:pPr>
    </w:p>
    <w:p w14:paraId="16828ACF" w14:textId="77777777" w:rsidR="00AA63F6" w:rsidRPr="00AE3AF2" w:rsidRDefault="00AA63F6" w:rsidP="00C12E05">
      <w:pPr>
        <w:pStyle w:val="Corpodetexto2"/>
        <w:rPr>
          <w:rFonts w:ascii="Arial" w:hAnsi="Arial" w:cs="Arial"/>
          <w:i w:val="0"/>
        </w:rPr>
      </w:pPr>
    </w:p>
    <w:p w14:paraId="2913ED69" w14:textId="77777777" w:rsidR="00AA63F6" w:rsidRPr="00AE3AF2" w:rsidRDefault="00AA63F6" w:rsidP="00C12E05">
      <w:pPr>
        <w:pStyle w:val="Corpodetexto2"/>
        <w:rPr>
          <w:rFonts w:ascii="Arial" w:hAnsi="Arial" w:cs="Arial"/>
          <w:i w:val="0"/>
        </w:rPr>
      </w:pPr>
    </w:p>
    <w:p w14:paraId="7C87902F" w14:textId="77777777" w:rsidR="00AA63F6" w:rsidRPr="00AE3AF2" w:rsidRDefault="00AA63F6" w:rsidP="00C12E05">
      <w:pPr>
        <w:pStyle w:val="Corpodetexto2"/>
        <w:rPr>
          <w:rFonts w:ascii="Arial" w:hAnsi="Arial" w:cs="Arial"/>
          <w:i w:val="0"/>
        </w:rPr>
      </w:pPr>
    </w:p>
    <w:p w14:paraId="77B3605E" w14:textId="77777777" w:rsidR="00AA63F6" w:rsidRPr="00AE3AF2" w:rsidRDefault="00AA63F6" w:rsidP="00C12E05">
      <w:pPr>
        <w:pStyle w:val="Corpodetexto2"/>
        <w:rPr>
          <w:rFonts w:ascii="Arial" w:hAnsi="Arial" w:cs="Arial"/>
          <w:i w:val="0"/>
        </w:rPr>
      </w:pPr>
    </w:p>
    <w:p w14:paraId="3784FBBF" w14:textId="77777777" w:rsidR="00AA63F6" w:rsidRPr="00AE3AF2" w:rsidRDefault="00AA63F6" w:rsidP="00C12E05">
      <w:pPr>
        <w:pStyle w:val="Corpodetexto2"/>
        <w:rPr>
          <w:rFonts w:ascii="Arial" w:hAnsi="Arial" w:cs="Arial"/>
          <w:i w:val="0"/>
        </w:rPr>
      </w:pPr>
    </w:p>
    <w:p w14:paraId="03BAA322" w14:textId="77777777" w:rsidR="00AA63F6" w:rsidRPr="00AE3AF2" w:rsidRDefault="00AA63F6" w:rsidP="00C12E05">
      <w:pPr>
        <w:pStyle w:val="Corpodetexto2"/>
        <w:rPr>
          <w:rFonts w:ascii="Arial" w:hAnsi="Arial" w:cs="Arial"/>
          <w:i w:val="0"/>
        </w:rPr>
      </w:pPr>
    </w:p>
    <w:p w14:paraId="2A11138A" w14:textId="77777777" w:rsidR="00AA63F6" w:rsidRPr="00AE3AF2" w:rsidRDefault="00AA63F6" w:rsidP="00C12E05">
      <w:pPr>
        <w:pStyle w:val="Corpodetexto2"/>
        <w:rPr>
          <w:rFonts w:ascii="Arial" w:hAnsi="Arial" w:cs="Arial"/>
          <w:i w:val="0"/>
        </w:rPr>
      </w:pPr>
    </w:p>
    <w:p w14:paraId="6C2753D8" w14:textId="77777777" w:rsidR="00AA63F6" w:rsidRPr="00AE3AF2" w:rsidRDefault="00AA63F6" w:rsidP="00C12E05">
      <w:pPr>
        <w:pStyle w:val="Corpodetexto2"/>
        <w:rPr>
          <w:rFonts w:ascii="Arial" w:hAnsi="Arial" w:cs="Arial"/>
          <w:i w:val="0"/>
        </w:rPr>
      </w:pPr>
    </w:p>
    <w:p w14:paraId="3BC886F2" w14:textId="77777777" w:rsidR="00AA63F6" w:rsidRPr="00AE3AF2" w:rsidRDefault="00AA63F6" w:rsidP="00C12E05">
      <w:pPr>
        <w:pStyle w:val="Corpodetexto2"/>
        <w:rPr>
          <w:rFonts w:ascii="Arial" w:hAnsi="Arial" w:cs="Arial"/>
          <w:i w:val="0"/>
        </w:rPr>
      </w:pPr>
    </w:p>
    <w:p w14:paraId="2E7495DC" w14:textId="77777777" w:rsidR="00831FCA" w:rsidRPr="00AE3AF2" w:rsidRDefault="00831FCA" w:rsidP="00C12E05">
      <w:pPr>
        <w:pStyle w:val="Corpodetexto2"/>
        <w:rPr>
          <w:rFonts w:ascii="Arial" w:hAnsi="Arial" w:cs="Arial"/>
          <w:i w:val="0"/>
        </w:rPr>
      </w:pPr>
    </w:p>
    <w:p w14:paraId="49A5DEFB" w14:textId="77777777" w:rsidR="00831FCA" w:rsidRPr="00AE3AF2" w:rsidRDefault="00831FCA" w:rsidP="00C12E05">
      <w:pPr>
        <w:pStyle w:val="Corpodetexto2"/>
        <w:rPr>
          <w:rFonts w:ascii="Arial" w:hAnsi="Arial" w:cs="Arial"/>
          <w:i w:val="0"/>
        </w:rPr>
      </w:pPr>
    </w:p>
    <w:p w14:paraId="7B6816A7" w14:textId="77777777" w:rsidR="00831FCA" w:rsidRPr="00AE3AF2" w:rsidRDefault="00831FCA" w:rsidP="00C12E05">
      <w:pPr>
        <w:pStyle w:val="Corpodetexto2"/>
        <w:rPr>
          <w:rFonts w:ascii="Arial" w:hAnsi="Arial" w:cs="Arial"/>
          <w:i w:val="0"/>
        </w:rPr>
      </w:pPr>
    </w:p>
    <w:p w14:paraId="6339EBD8" w14:textId="77777777" w:rsidR="00831FCA" w:rsidRPr="00AE3AF2" w:rsidRDefault="00831FCA" w:rsidP="00C12E05">
      <w:pPr>
        <w:pStyle w:val="Corpodetexto2"/>
        <w:rPr>
          <w:rFonts w:ascii="Arial" w:hAnsi="Arial" w:cs="Arial"/>
          <w:i w:val="0"/>
        </w:rPr>
      </w:pPr>
    </w:p>
    <w:p w14:paraId="40199BF4" w14:textId="77777777" w:rsidR="00831FCA" w:rsidRPr="00AE3AF2" w:rsidRDefault="00831FCA" w:rsidP="00C12E05">
      <w:pPr>
        <w:pStyle w:val="Corpodetexto2"/>
        <w:rPr>
          <w:rFonts w:ascii="Arial" w:hAnsi="Arial" w:cs="Arial"/>
          <w:i w:val="0"/>
        </w:rPr>
      </w:pPr>
    </w:p>
    <w:p w14:paraId="3180BB5B" w14:textId="77777777" w:rsidR="00831FCA" w:rsidRPr="00AE3AF2" w:rsidRDefault="00831FCA" w:rsidP="00C12E05">
      <w:pPr>
        <w:pStyle w:val="Corpodetexto2"/>
        <w:rPr>
          <w:rFonts w:ascii="Arial" w:hAnsi="Arial" w:cs="Arial"/>
          <w:i w:val="0"/>
        </w:rPr>
      </w:pPr>
    </w:p>
    <w:p w14:paraId="32A05220" w14:textId="77777777" w:rsidR="00831FCA" w:rsidRPr="00AE3AF2" w:rsidRDefault="00831FCA" w:rsidP="00C12E05">
      <w:pPr>
        <w:pStyle w:val="Corpodetexto2"/>
        <w:rPr>
          <w:rFonts w:ascii="Arial" w:hAnsi="Arial" w:cs="Arial"/>
          <w:i w:val="0"/>
        </w:rPr>
      </w:pPr>
    </w:p>
    <w:p w14:paraId="4B7B54B7" w14:textId="436BF590" w:rsidR="00831FCA" w:rsidRPr="00AE3AF2" w:rsidRDefault="00831FCA" w:rsidP="00C12E05">
      <w:pPr>
        <w:pStyle w:val="Corpodetexto2"/>
        <w:rPr>
          <w:rFonts w:ascii="Arial" w:hAnsi="Arial" w:cs="Arial"/>
          <w:i w:val="0"/>
        </w:rPr>
      </w:pPr>
    </w:p>
    <w:p w14:paraId="1FB87B98" w14:textId="77777777" w:rsidR="00831FCA" w:rsidRPr="00AE3AF2" w:rsidRDefault="00831FCA">
      <w:pPr>
        <w:rPr>
          <w:rFonts w:ascii="Arial" w:hAnsi="Arial" w:cs="Arial"/>
        </w:rPr>
      </w:pPr>
      <w:r w:rsidRPr="00AE3AF2">
        <w:rPr>
          <w:rFonts w:ascii="Arial" w:hAnsi="Arial" w:cs="Arial"/>
          <w:i/>
        </w:rPr>
        <w:br w:type="page"/>
      </w:r>
    </w:p>
    <w:p w14:paraId="7E06D931" w14:textId="77777777" w:rsidR="00831FCA" w:rsidRPr="00AE3AF2" w:rsidRDefault="00831FCA" w:rsidP="00831FCA">
      <w:pPr>
        <w:pStyle w:val="Ttulo1"/>
        <w:rPr>
          <w:rFonts w:cs="Arial"/>
          <w:b w:val="0"/>
          <w:sz w:val="28"/>
          <w:szCs w:val="28"/>
        </w:rPr>
      </w:pPr>
      <w:r w:rsidRPr="00AE3AF2">
        <w:rPr>
          <w:rFonts w:cs="Arial"/>
          <w:sz w:val="28"/>
          <w:szCs w:val="28"/>
        </w:rPr>
        <w:lastRenderedPageBreak/>
        <w:t xml:space="preserve">Índice: </w:t>
      </w:r>
      <w:r w:rsidRPr="00AE3AF2">
        <w:rPr>
          <w:rFonts w:cs="Arial"/>
          <w:b w:val="0"/>
          <w:sz w:val="28"/>
          <w:szCs w:val="28"/>
        </w:rPr>
        <w:t>Inserir o índice dos títulos e subtítulos.</w:t>
      </w:r>
    </w:p>
    <w:p w14:paraId="1854888A" w14:textId="77777777" w:rsidR="00831FCA" w:rsidRPr="00AE3AF2" w:rsidRDefault="00831FCA" w:rsidP="00C12E05">
      <w:pPr>
        <w:pStyle w:val="Corpodetexto2"/>
        <w:rPr>
          <w:rFonts w:ascii="Arial" w:hAnsi="Arial" w:cs="Arial"/>
          <w:i w:val="0"/>
        </w:rPr>
      </w:pPr>
    </w:p>
    <w:p w14:paraId="16EDC6F6" w14:textId="77777777" w:rsidR="00AA63F6" w:rsidRPr="00AE3AF2" w:rsidRDefault="00AA63F6" w:rsidP="00C12E05">
      <w:pPr>
        <w:pStyle w:val="Corpodetexto2"/>
        <w:rPr>
          <w:rFonts w:ascii="Arial" w:hAnsi="Arial" w:cs="Arial"/>
          <w:i w:val="0"/>
        </w:rPr>
      </w:pPr>
    </w:p>
    <w:p w14:paraId="3F804703" w14:textId="289D9665" w:rsidR="00831FCA" w:rsidRPr="00AE3AF2" w:rsidRDefault="00C12E05" w:rsidP="00C12E05">
      <w:pPr>
        <w:pStyle w:val="Corpodetexto2"/>
        <w:rPr>
          <w:rFonts w:ascii="Arial" w:hAnsi="Arial" w:cs="Arial"/>
        </w:rPr>
      </w:pPr>
      <w:r w:rsidRPr="00AE3AF2">
        <w:rPr>
          <w:rFonts w:ascii="Arial" w:hAnsi="Arial" w:cs="Arial"/>
        </w:rPr>
        <w:t xml:space="preserve"> </w:t>
      </w:r>
    </w:p>
    <w:p w14:paraId="409F59A3" w14:textId="77777777" w:rsidR="00831FCA" w:rsidRPr="00AE3AF2" w:rsidRDefault="00831FCA">
      <w:pPr>
        <w:rPr>
          <w:rFonts w:ascii="Arial" w:hAnsi="Arial" w:cs="Arial"/>
          <w:i/>
        </w:rPr>
      </w:pPr>
      <w:r w:rsidRPr="00AE3AF2">
        <w:rPr>
          <w:rFonts w:ascii="Arial" w:hAnsi="Arial" w:cs="Arial"/>
        </w:rPr>
        <w:br w:type="page"/>
      </w:r>
    </w:p>
    <w:p w14:paraId="6F11526B" w14:textId="318053DC" w:rsidR="00220D29" w:rsidRPr="00AE3AF2" w:rsidRDefault="00AA63F6" w:rsidP="00A6370D">
      <w:pPr>
        <w:pStyle w:val="Ttulo1"/>
        <w:numPr>
          <w:ilvl w:val="0"/>
          <w:numId w:val="3"/>
        </w:numPr>
        <w:rPr>
          <w:rFonts w:cs="Arial"/>
          <w:sz w:val="28"/>
          <w:szCs w:val="28"/>
        </w:rPr>
      </w:pPr>
      <w:proofErr w:type="gramStart"/>
      <w:r w:rsidRPr="00AE3AF2">
        <w:rPr>
          <w:rFonts w:cs="Arial"/>
          <w:sz w:val="28"/>
          <w:szCs w:val="28"/>
        </w:rPr>
        <w:lastRenderedPageBreak/>
        <w:t>Introdução(</w:t>
      </w:r>
      <w:proofErr w:type="gramEnd"/>
      <w:r w:rsidR="0030090E" w:rsidRPr="00AE3AF2">
        <w:rPr>
          <w:rFonts w:cs="Arial"/>
          <w:sz w:val="28"/>
          <w:szCs w:val="28"/>
        </w:rPr>
        <w:t xml:space="preserve">nos títulos use letra </w:t>
      </w:r>
      <w:proofErr w:type="spellStart"/>
      <w:r w:rsidR="0030090E" w:rsidRPr="00AE3AF2">
        <w:rPr>
          <w:rFonts w:cs="Arial"/>
          <w:sz w:val="28"/>
          <w:szCs w:val="28"/>
        </w:rPr>
        <w:t>arial</w:t>
      </w:r>
      <w:proofErr w:type="spellEnd"/>
      <w:r w:rsidR="0030090E" w:rsidRPr="00AE3AF2">
        <w:rPr>
          <w:rFonts w:cs="Arial"/>
          <w:sz w:val="28"/>
          <w:szCs w:val="28"/>
        </w:rPr>
        <w:t>, 14</w:t>
      </w:r>
      <w:r w:rsidR="00220D29" w:rsidRPr="00AE3AF2">
        <w:rPr>
          <w:rFonts w:cs="Arial"/>
          <w:sz w:val="28"/>
          <w:szCs w:val="28"/>
        </w:rPr>
        <w:t>, negrito</w:t>
      </w:r>
      <w:r w:rsidRPr="00AE3AF2">
        <w:rPr>
          <w:rFonts w:cs="Arial"/>
          <w:sz w:val="28"/>
          <w:szCs w:val="28"/>
        </w:rPr>
        <w:t>)</w:t>
      </w:r>
    </w:p>
    <w:p w14:paraId="0693C5D1" w14:textId="77777777" w:rsidR="00220D29" w:rsidRPr="00AE3AF2" w:rsidRDefault="00220D29" w:rsidP="00220D29">
      <w:pPr>
        <w:spacing w:line="360" w:lineRule="auto"/>
        <w:rPr>
          <w:rFonts w:ascii="Arial" w:hAnsi="Arial" w:cs="Arial"/>
        </w:rPr>
      </w:pPr>
    </w:p>
    <w:p w14:paraId="6E18889D" w14:textId="77088DA1" w:rsidR="00220D29" w:rsidRPr="00AE3AF2" w:rsidRDefault="00E52076" w:rsidP="00A11206">
      <w:pPr>
        <w:pStyle w:val="Recuodecorpodetexto"/>
        <w:ind w:left="0" w:firstLine="352"/>
        <w:rPr>
          <w:rFonts w:ascii="Arial" w:hAnsi="Arial" w:cs="Arial"/>
          <w:color w:val="2F5496" w:themeColor="accent5" w:themeShade="BF"/>
          <w:sz w:val="24"/>
          <w:szCs w:val="24"/>
        </w:rPr>
      </w:pPr>
      <w:r w:rsidRPr="00AE3AF2">
        <w:rPr>
          <w:rFonts w:ascii="Arial" w:hAnsi="Arial" w:cs="Arial"/>
          <w:color w:val="2F5496" w:themeColor="accent5" w:themeShade="BF"/>
          <w:sz w:val="24"/>
          <w:szCs w:val="24"/>
        </w:rPr>
        <w:t xml:space="preserve">A introdução deve começar com uma apresentação geral do assunto do trabalho. </w:t>
      </w:r>
      <w:r w:rsidR="00220D29" w:rsidRPr="00AE3AF2">
        <w:rPr>
          <w:rFonts w:ascii="Arial" w:hAnsi="Arial" w:cs="Arial"/>
          <w:color w:val="2F5496" w:themeColor="accent5" w:themeShade="BF"/>
          <w:sz w:val="24"/>
          <w:szCs w:val="24"/>
        </w:rPr>
        <w:t xml:space="preserve"> Descreva o caso a ser estudado</w:t>
      </w:r>
      <w:r w:rsidRPr="00AE3AF2">
        <w:rPr>
          <w:rFonts w:ascii="Arial" w:hAnsi="Arial" w:cs="Arial"/>
          <w:color w:val="2F5496" w:themeColor="accent5" w:themeShade="BF"/>
          <w:sz w:val="24"/>
          <w:szCs w:val="24"/>
        </w:rPr>
        <w:t xml:space="preserve"> de maneira sucinta</w:t>
      </w:r>
      <w:r w:rsidR="00220D29" w:rsidRPr="00AE3AF2">
        <w:rPr>
          <w:rFonts w:ascii="Arial" w:hAnsi="Arial" w:cs="Arial"/>
          <w:color w:val="2F5496" w:themeColor="accent5" w:themeShade="BF"/>
          <w:sz w:val="24"/>
          <w:szCs w:val="24"/>
        </w:rPr>
        <w:t>, descreva a organização onde será aplicado o estudo.</w:t>
      </w:r>
      <w:r w:rsidR="00A11206" w:rsidRPr="00AE3AF2">
        <w:rPr>
          <w:rFonts w:ascii="Arial" w:hAnsi="Arial" w:cs="Arial"/>
          <w:color w:val="2F5496" w:themeColor="accent5" w:themeShade="BF"/>
          <w:sz w:val="24"/>
          <w:szCs w:val="24"/>
        </w:rPr>
        <w:t xml:space="preserve"> Justifique a escolha do tema. </w:t>
      </w:r>
      <w:r w:rsidR="00220D29" w:rsidRPr="00AE3AF2">
        <w:rPr>
          <w:rFonts w:ascii="Arial" w:hAnsi="Arial" w:cs="Arial"/>
          <w:color w:val="2F5496" w:themeColor="accent5" w:themeShade="BF"/>
          <w:sz w:val="24"/>
          <w:szCs w:val="24"/>
        </w:rPr>
        <w:t xml:space="preserve"> Comente quais as ferramentas, tecnologias, metodologias, técnicas, </w:t>
      </w:r>
      <w:proofErr w:type="gramStart"/>
      <w:r w:rsidR="00220D29" w:rsidRPr="00AE3AF2">
        <w:rPr>
          <w:rFonts w:ascii="Arial" w:hAnsi="Arial" w:cs="Arial"/>
          <w:color w:val="2F5496" w:themeColor="accent5" w:themeShade="BF"/>
          <w:sz w:val="24"/>
          <w:szCs w:val="24"/>
        </w:rPr>
        <w:t>modelos, etc.</w:t>
      </w:r>
      <w:proofErr w:type="gramEnd"/>
      <w:r w:rsidR="00220D29" w:rsidRPr="00AE3AF2">
        <w:rPr>
          <w:rFonts w:ascii="Arial" w:hAnsi="Arial" w:cs="Arial"/>
          <w:color w:val="2F5496" w:themeColor="accent5" w:themeShade="BF"/>
          <w:sz w:val="24"/>
          <w:szCs w:val="24"/>
        </w:rPr>
        <w:t xml:space="preserve"> que serão utilizados para solucionar o problema apresentad</w:t>
      </w:r>
      <w:r w:rsidR="00A11206" w:rsidRPr="00AE3AF2">
        <w:rPr>
          <w:rFonts w:ascii="Arial" w:hAnsi="Arial" w:cs="Arial"/>
          <w:color w:val="2F5496" w:themeColor="accent5" w:themeShade="BF"/>
          <w:sz w:val="24"/>
          <w:szCs w:val="24"/>
        </w:rPr>
        <w:t xml:space="preserve">o. </w:t>
      </w:r>
    </w:p>
    <w:p w14:paraId="287B3A8A" w14:textId="77777777" w:rsidR="00A11206" w:rsidRPr="00AE3AF2" w:rsidRDefault="00A11206" w:rsidP="00A11206">
      <w:pPr>
        <w:spacing w:line="360" w:lineRule="auto"/>
        <w:ind w:firstLine="709"/>
        <w:jc w:val="both"/>
        <w:rPr>
          <w:rFonts w:ascii="Arial" w:hAnsi="Arial" w:cs="Arial"/>
          <w:color w:val="2F5496" w:themeColor="accent5" w:themeShade="BF"/>
          <w:sz w:val="24"/>
          <w:szCs w:val="24"/>
        </w:rPr>
      </w:pPr>
    </w:p>
    <w:p w14:paraId="60FA9CE4" w14:textId="6F58966C" w:rsidR="00A11206" w:rsidRPr="00AE3AF2" w:rsidRDefault="00A11206" w:rsidP="00A11206">
      <w:pPr>
        <w:spacing w:line="360" w:lineRule="auto"/>
        <w:ind w:firstLine="709"/>
        <w:jc w:val="both"/>
        <w:rPr>
          <w:rFonts w:ascii="Arial" w:hAnsi="Arial" w:cs="Arial"/>
          <w:color w:val="2F5496" w:themeColor="accent5" w:themeShade="BF"/>
          <w:sz w:val="24"/>
          <w:szCs w:val="24"/>
        </w:rPr>
      </w:pPr>
      <w:r w:rsidRPr="00AE3AF2">
        <w:rPr>
          <w:rFonts w:ascii="Arial" w:hAnsi="Arial" w:cs="Arial"/>
          <w:color w:val="2F5496" w:themeColor="accent5" w:themeShade="BF"/>
          <w:sz w:val="24"/>
          <w:szCs w:val="24"/>
        </w:rPr>
        <w:t>Descreva também o objetivo do trabalho de forma clara. Evite colocar objetivos que não poderão ser atingidos ou mensurados, deixe claras as limitações (fronteiras) do seu trabalho, porém não justifique possíveis problemas encontrados. Os problemas deverão ser relatados nas seções seguintes, mas não devem aparecer no objetivo. Use letra Arial, tamanho 12, parágrafo com espaçamento 1,5.</w:t>
      </w:r>
    </w:p>
    <w:p w14:paraId="1E716723" w14:textId="77777777" w:rsidR="001F148C" w:rsidRPr="00AE3AF2" w:rsidRDefault="001F148C" w:rsidP="008C416D">
      <w:pPr>
        <w:spacing w:line="360" w:lineRule="auto"/>
        <w:jc w:val="both"/>
        <w:rPr>
          <w:rFonts w:ascii="Arial" w:hAnsi="Arial" w:cs="Arial"/>
          <w:sz w:val="24"/>
          <w:szCs w:val="24"/>
        </w:rPr>
      </w:pPr>
    </w:p>
    <w:p w14:paraId="7F8E77DD" w14:textId="3A2091FA" w:rsidR="001F148C" w:rsidRPr="00AE3AF2" w:rsidRDefault="001F148C" w:rsidP="00A11206">
      <w:pPr>
        <w:spacing w:line="360" w:lineRule="auto"/>
        <w:ind w:firstLine="709"/>
        <w:jc w:val="both"/>
        <w:rPr>
          <w:rFonts w:ascii="Arial" w:hAnsi="Arial" w:cs="Arial"/>
          <w:sz w:val="24"/>
          <w:szCs w:val="24"/>
        </w:rPr>
      </w:pPr>
    </w:p>
    <w:p w14:paraId="63EDE9E1" w14:textId="77777777" w:rsidR="00A11206" w:rsidRPr="00AE3AF2" w:rsidRDefault="00A11206" w:rsidP="00220D29">
      <w:pPr>
        <w:pStyle w:val="Recuodecorpodetexto"/>
        <w:ind w:firstLine="352"/>
        <w:rPr>
          <w:rFonts w:ascii="Arial" w:hAnsi="Arial" w:cs="Arial"/>
          <w:sz w:val="24"/>
          <w:szCs w:val="24"/>
        </w:rPr>
      </w:pPr>
    </w:p>
    <w:p w14:paraId="3E3DD6E3" w14:textId="77777777" w:rsidR="00220D29" w:rsidRPr="00AE3AF2" w:rsidRDefault="00220D29" w:rsidP="00220D29">
      <w:pPr>
        <w:pStyle w:val="Recuodecorpodetexto"/>
        <w:rPr>
          <w:rFonts w:ascii="Arial" w:hAnsi="Arial" w:cs="Arial"/>
          <w:sz w:val="24"/>
          <w:szCs w:val="24"/>
        </w:rPr>
      </w:pPr>
    </w:p>
    <w:p w14:paraId="410091CA" w14:textId="3E727D4A" w:rsidR="00E855E3" w:rsidRPr="00AE3AF2" w:rsidRDefault="00220D29" w:rsidP="004C7033">
      <w:pPr>
        <w:pStyle w:val="Recuodecorpodetexto"/>
        <w:ind w:left="0" w:firstLine="0"/>
        <w:rPr>
          <w:rFonts w:ascii="Arial" w:hAnsi="Arial" w:cs="Arial"/>
          <w:sz w:val="24"/>
          <w:szCs w:val="24"/>
        </w:rPr>
      </w:pPr>
      <w:r w:rsidRPr="00AE3AF2">
        <w:rPr>
          <w:rFonts w:ascii="Arial" w:hAnsi="Arial" w:cs="Arial"/>
          <w:sz w:val="24"/>
          <w:szCs w:val="24"/>
        </w:rPr>
        <w:br w:type="page"/>
      </w:r>
    </w:p>
    <w:p w14:paraId="0777CF94" w14:textId="588897F2" w:rsidR="00812355" w:rsidRPr="00AE3AF2" w:rsidRDefault="00811392" w:rsidP="006A1222">
      <w:pPr>
        <w:pStyle w:val="Ttulo1"/>
        <w:spacing w:before="0" w:line="360" w:lineRule="auto"/>
        <w:jc w:val="both"/>
        <w:rPr>
          <w:rFonts w:cs="Arial"/>
          <w:sz w:val="28"/>
          <w:szCs w:val="28"/>
        </w:rPr>
      </w:pPr>
      <w:r w:rsidRPr="00AE3AF2">
        <w:rPr>
          <w:rFonts w:cs="Arial"/>
          <w:sz w:val="28"/>
          <w:szCs w:val="28"/>
        </w:rPr>
        <w:lastRenderedPageBreak/>
        <w:t>2</w:t>
      </w:r>
      <w:r w:rsidR="00FF1331" w:rsidRPr="00AE3AF2">
        <w:rPr>
          <w:rFonts w:cs="Arial"/>
          <w:sz w:val="28"/>
          <w:szCs w:val="28"/>
        </w:rPr>
        <w:t>.</w:t>
      </w:r>
      <w:r w:rsidR="00637B0F" w:rsidRPr="00AE3AF2">
        <w:rPr>
          <w:rFonts w:cs="Arial"/>
          <w:sz w:val="28"/>
          <w:szCs w:val="28"/>
        </w:rPr>
        <w:t xml:space="preserve"> Análise </w:t>
      </w:r>
      <w:r w:rsidR="00812355" w:rsidRPr="00AE3AF2">
        <w:rPr>
          <w:rFonts w:cs="Arial"/>
          <w:sz w:val="28"/>
          <w:szCs w:val="28"/>
        </w:rPr>
        <w:t>de Requisitos</w:t>
      </w:r>
    </w:p>
    <w:p w14:paraId="1A630BA1" w14:textId="77777777" w:rsidR="00812355" w:rsidRPr="00AE3AF2" w:rsidRDefault="00812355" w:rsidP="00812355">
      <w:pPr>
        <w:rPr>
          <w:rFonts w:ascii="Arial" w:hAnsi="Arial" w:cs="Arial"/>
        </w:rPr>
      </w:pPr>
    </w:p>
    <w:p w14:paraId="64C1CF11" w14:textId="4D83EDB2" w:rsidR="00812355" w:rsidRPr="00AE3AF2" w:rsidRDefault="00811392" w:rsidP="006A1222">
      <w:pPr>
        <w:pStyle w:val="Ttulo1"/>
        <w:spacing w:before="0" w:line="360" w:lineRule="auto"/>
        <w:jc w:val="both"/>
        <w:rPr>
          <w:rFonts w:cs="Arial"/>
          <w:sz w:val="24"/>
          <w:szCs w:val="24"/>
        </w:rPr>
      </w:pPr>
      <w:r w:rsidRPr="00AE3AF2">
        <w:rPr>
          <w:rFonts w:cs="Arial"/>
          <w:sz w:val="24"/>
          <w:szCs w:val="24"/>
        </w:rPr>
        <w:t>2</w:t>
      </w:r>
      <w:r w:rsidR="00637B0F" w:rsidRPr="00AE3AF2">
        <w:rPr>
          <w:rFonts w:cs="Arial"/>
          <w:sz w:val="24"/>
          <w:szCs w:val="24"/>
        </w:rPr>
        <w:t>.1</w:t>
      </w:r>
      <w:r w:rsidR="00812355" w:rsidRPr="00AE3AF2">
        <w:rPr>
          <w:rFonts w:cs="Arial"/>
          <w:sz w:val="24"/>
          <w:szCs w:val="24"/>
        </w:rPr>
        <w:t xml:space="preserve"> Visão </w:t>
      </w:r>
      <w:r w:rsidR="004C7033" w:rsidRPr="00AE3AF2">
        <w:rPr>
          <w:rFonts w:cs="Arial"/>
          <w:sz w:val="24"/>
          <w:szCs w:val="24"/>
        </w:rPr>
        <w:t>G</w:t>
      </w:r>
      <w:r w:rsidR="00812355" w:rsidRPr="00AE3AF2">
        <w:rPr>
          <w:rFonts w:cs="Arial"/>
          <w:sz w:val="24"/>
          <w:szCs w:val="24"/>
        </w:rPr>
        <w:t>eral</w:t>
      </w:r>
    </w:p>
    <w:p w14:paraId="0F887067" w14:textId="4C9E522B" w:rsidR="006349AE" w:rsidRPr="00AE3AF2" w:rsidRDefault="00341159" w:rsidP="1D1438F1">
      <w:pPr>
        <w:spacing w:after="120" w:line="360" w:lineRule="auto"/>
        <w:ind w:firstLine="567"/>
        <w:jc w:val="both"/>
        <w:rPr>
          <w:rFonts w:ascii="Arial" w:hAnsi="Arial" w:cs="Arial"/>
          <w:sz w:val="24"/>
          <w:szCs w:val="24"/>
        </w:rPr>
      </w:pPr>
      <w:r w:rsidRPr="00AE3AF2">
        <w:rPr>
          <w:rFonts w:ascii="Arial" w:hAnsi="Arial" w:cs="Arial"/>
          <w:sz w:val="24"/>
          <w:szCs w:val="24"/>
        </w:rPr>
        <w:t xml:space="preserve">Trata-se de um sistema de Recurso de Humanos, </w:t>
      </w:r>
      <w:r w:rsidR="006A1222" w:rsidRPr="00AE3AF2">
        <w:rPr>
          <w:rFonts w:ascii="Arial" w:hAnsi="Arial" w:cs="Arial"/>
          <w:sz w:val="24"/>
          <w:szCs w:val="24"/>
        </w:rPr>
        <w:t>focado em cargos, salários e benefícios</w:t>
      </w:r>
      <w:r w:rsidR="00DC17B0" w:rsidRPr="00AE3AF2">
        <w:rPr>
          <w:rFonts w:ascii="Arial" w:hAnsi="Arial" w:cs="Arial"/>
          <w:sz w:val="24"/>
          <w:szCs w:val="24"/>
        </w:rPr>
        <w:t>. P</w:t>
      </w:r>
      <w:r w:rsidR="255C7422" w:rsidRPr="00AE3AF2">
        <w:rPr>
          <w:rFonts w:ascii="Arial" w:hAnsi="Arial" w:cs="Arial"/>
          <w:sz w:val="24"/>
          <w:szCs w:val="24"/>
        </w:rPr>
        <w:t xml:space="preserve">ara acesso será necessário </w:t>
      </w:r>
      <w:r w:rsidR="5D405450" w:rsidRPr="00AE3AF2">
        <w:rPr>
          <w:rFonts w:ascii="Arial" w:hAnsi="Arial" w:cs="Arial"/>
          <w:sz w:val="24"/>
          <w:szCs w:val="24"/>
        </w:rPr>
        <w:t xml:space="preserve">informar </w:t>
      </w:r>
      <w:r w:rsidR="002F07B6" w:rsidRPr="00AE3AF2">
        <w:rPr>
          <w:rFonts w:ascii="Arial" w:hAnsi="Arial" w:cs="Arial"/>
          <w:sz w:val="24"/>
          <w:szCs w:val="24"/>
        </w:rPr>
        <w:t xml:space="preserve">os dados de </w:t>
      </w:r>
      <w:r w:rsidR="002F07B6" w:rsidRPr="00AE3AF2">
        <w:rPr>
          <w:rFonts w:ascii="Arial" w:hAnsi="Arial" w:cs="Arial"/>
          <w:sz w:val="24"/>
          <w:szCs w:val="24"/>
          <w:highlight w:val="yellow"/>
        </w:rPr>
        <w:t>acesso</w:t>
      </w:r>
      <w:r w:rsidR="002F07B6" w:rsidRPr="00AE3AF2">
        <w:rPr>
          <w:rFonts w:ascii="Arial" w:hAnsi="Arial" w:cs="Arial"/>
          <w:sz w:val="24"/>
          <w:szCs w:val="24"/>
        </w:rPr>
        <w:t xml:space="preserve"> do usuário</w:t>
      </w:r>
      <w:r w:rsidR="255C7422" w:rsidRPr="00AE3AF2">
        <w:rPr>
          <w:rFonts w:ascii="Arial" w:hAnsi="Arial" w:cs="Arial"/>
          <w:sz w:val="24"/>
          <w:szCs w:val="24"/>
        </w:rPr>
        <w:t xml:space="preserve"> </w:t>
      </w:r>
      <w:r w:rsidR="7E7213D9" w:rsidRPr="00AE3AF2">
        <w:rPr>
          <w:rFonts w:ascii="Arial" w:hAnsi="Arial" w:cs="Arial"/>
          <w:sz w:val="24"/>
          <w:szCs w:val="24"/>
        </w:rPr>
        <w:t>e poderá ser utilizado pelos colaboradores e o pessoal de recursos humanos.</w:t>
      </w:r>
      <w:r w:rsidR="00C7234C" w:rsidRPr="00AE3AF2">
        <w:rPr>
          <w:rFonts w:ascii="Arial" w:hAnsi="Arial" w:cs="Arial"/>
          <w:sz w:val="24"/>
          <w:szCs w:val="24"/>
        </w:rPr>
        <w:t xml:space="preserve"> </w:t>
      </w:r>
      <w:r w:rsidR="00C7234C" w:rsidRPr="00AE3AF2">
        <w:rPr>
          <w:rFonts w:ascii="Arial" w:hAnsi="Arial" w:cs="Arial"/>
          <w:sz w:val="24"/>
          <w:szCs w:val="24"/>
          <w:highlight w:val="yellow"/>
        </w:rPr>
        <w:t xml:space="preserve">(MELHORAR APARECE </w:t>
      </w:r>
      <w:proofErr w:type="spellStart"/>
      <w:r w:rsidR="00C7234C" w:rsidRPr="00AE3AF2">
        <w:rPr>
          <w:rFonts w:ascii="Arial" w:hAnsi="Arial" w:cs="Arial"/>
          <w:sz w:val="24"/>
          <w:szCs w:val="24"/>
          <w:highlight w:val="yellow"/>
        </w:rPr>
        <w:t>2X</w:t>
      </w:r>
      <w:proofErr w:type="spellEnd"/>
      <w:r w:rsidR="00C7234C" w:rsidRPr="00AE3AF2">
        <w:rPr>
          <w:rFonts w:ascii="Arial" w:hAnsi="Arial" w:cs="Arial"/>
          <w:sz w:val="24"/>
          <w:szCs w:val="24"/>
          <w:highlight w:val="yellow"/>
        </w:rPr>
        <w:t xml:space="preserve"> ACESSO)</w:t>
      </w:r>
    </w:p>
    <w:p w14:paraId="32DBED75" w14:textId="04F734C2" w:rsidR="002F07B6" w:rsidRPr="00AE3AF2" w:rsidRDefault="002F07B6" w:rsidP="1D1438F1">
      <w:pPr>
        <w:spacing w:after="120" w:line="360" w:lineRule="auto"/>
        <w:ind w:firstLine="567"/>
        <w:jc w:val="both"/>
        <w:rPr>
          <w:rFonts w:ascii="Arial" w:hAnsi="Arial" w:cs="Arial"/>
          <w:sz w:val="24"/>
          <w:szCs w:val="24"/>
        </w:rPr>
      </w:pPr>
      <w:r w:rsidRPr="00AE3AF2">
        <w:rPr>
          <w:rFonts w:ascii="Arial" w:hAnsi="Arial" w:cs="Arial"/>
          <w:sz w:val="24"/>
          <w:szCs w:val="24"/>
        </w:rPr>
        <w:t xml:space="preserve">As principais funcionalidades são: Gerenciamento de colaboradores, </w:t>
      </w:r>
      <w:r w:rsidR="00DC17B0" w:rsidRPr="00AE3AF2">
        <w:rPr>
          <w:rFonts w:ascii="Arial" w:hAnsi="Arial" w:cs="Arial"/>
          <w:sz w:val="24"/>
          <w:szCs w:val="24"/>
        </w:rPr>
        <w:t xml:space="preserve">nessa </w:t>
      </w:r>
      <w:r w:rsidR="00DC17B0" w:rsidRPr="00AE3AF2">
        <w:rPr>
          <w:rFonts w:ascii="Arial" w:hAnsi="Arial" w:cs="Arial"/>
          <w:sz w:val="24"/>
          <w:szCs w:val="24"/>
          <w:highlight w:val="yellow"/>
        </w:rPr>
        <w:t>funcionalidade</w:t>
      </w:r>
      <w:r w:rsidR="00215B77" w:rsidRPr="00AE3AF2">
        <w:rPr>
          <w:rFonts w:ascii="Arial" w:hAnsi="Arial" w:cs="Arial"/>
          <w:sz w:val="24"/>
          <w:szCs w:val="24"/>
        </w:rPr>
        <w:t xml:space="preserve"> </w:t>
      </w:r>
      <w:r w:rsidRPr="00AE3AF2">
        <w:rPr>
          <w:rFonts w:ascii="Arial" w:hAnsi="Arial" w:cs="Arial"/>
          <w:sz w:val="24"/>
          <w:szCs w:val="24"/>
        </w:rPr>
        <w:t>será possível Incluir, alterar excluir e realizar consultas de todos os colabores; Gerenciamento dos departamentos</w:t>
      </w:r>
      <w:r w:rsidR="00DC17B0" w:rsidRPr="00AE3AF2">
        <w:rPr>
          <w:rFonts w:ascii="Arial" w:hAnsi="Arial" w:cs="Arial"/>
          <w:sz w:val="24"/>
          <w:szCs w:val="24"/>
        </w:rPr>
        <w:t xml:space="preserve">, nessa </w:t>
      </w:r>
      <w:r w:rsidR="00DC17B0" w:rsidRPr="00AE3AF2">
        <w:rPr>
          <w:rFonts w:ascii="Arial" w:hAnsi="Arial" w:cs="Arial"/>
          <w:sz w:val="24"/>
          <w:szCs w:val="24"/>
          <w:highlight w:val="yellow"/>
        </w:rPr>
        <w:t>funcionalidade</w:t>
      </w:r>
      <w:r w:rsidR="00DC17B0" w:rsidRPr="00AE3AF2">
        <w:rPr>
          <w:rFonts w:ascii="Arial" w:hAnsi="Arial" w:cs="Arial"/>
          <w:sz w:val="24"/>
          <w:szCs w:val="24"/>
        </w:rPr>
        <w:t xml:space="preserve"> </w:t>
      </w:r>
      <w:r w:rsidRPr="00AE3AF2">
        <w:rPr>
          <w:rFonts w:ascii="Arial" w:hAnsi="Arial" w:cs="Arial"/>
          <w:sz w:val="24"/>
          <w:szCs w:val="24"/>
        </w:rPr>
        <w:t xml:space="preserve">será possível realizar Inclusões, Alterações, Exclusões e Consultas; Gerenciamento de Cargos, nessa </w:t>
      </w:r>
      <w:r w:rsidRPr="00AE3AF2">
        <w:rPr>
          <w:rFonts w:ascii="Arial" w:hAnsi="Arial" w:cs="Arial"/>
          <w:sz w:val="24"/>
          <w:szCs w:val="24"/>
          <w:highlight w:val="yellow"/>
        </w:rPr>
        <w:t>funcionalidade</w:t>
      </w:r>
      <w:r w:rsidRPr="00AE3AF2">
        <w:rPr>
          <w:rFonts w:ascii="Arial" w:hAnsi="Arial" w:cs="Arial"/>
          <w:sz w:val="24"/>
          <w:szCs w:val="24"/>
        </w:rPr>
        <w:t xml:space="preserve"> o usuário poderá criar, alterar, excluir e consultar todos os cargos da empresa; Gerenciamento dos Planos de Carreiras </w:t>
      </w:r>
      <w:r w:rsidR="00DC17B0" w:rsidRPr="00AE3AF2">
        <w:rPr>
          <w:rFonts w:ascii="Arial" w:hAnsi="Arial" w:cs="Arial"/>
          <w:sz w:val="24"/>
          <w:szCs w:val="24"/>
        </w:rPr>
        <w:t xml:space="preserve">por meio </w:t>
      </w:r>
      <w:r w:rsidRPr="00AE3AF2">
        <w:rPr>
          <w:rFonts w:ascii="Arial" w:hAnsi="Arial" w:cs="Arial"/>
          <w:sz w:val="24"/>
          <w:szCs w:val="24"/>
        </w:rPr>
        <w:t xml:space="preserve">dessa </w:t>
      </w:r>
      <w:r w:rsidRPr="00AE3AF2">
        <w:rPr>
          <w:rFonts w:ascii="Arial" w:hAnsi="Arial" w:cs="Arial"/>
          <w:sz w:val="24"/>
          <w:szCs w:val="24"/>
          <w:highlight w:val="yellow"/>
        </w:rPr>
        <w:t>funcionalidade</w:t>
      </w:r>
      <w:r w:rsidRPr="00AE3AF2">
        <w:rPr>
          <w:rFonts w:ascii="Arial" w:hAnsi="Arial" w:cs="Arial"/>
          <w:sz w:val="24"/>
          <w:szCs w:val="24"/>
        </w:rPr>
        <w:t xml:space="preserve"> será possível realizar Inclusões, Alterações, Exclusões e Consultas; Gerenciamento de Benefícios uma das </w:t>
      </w:r>
      <w:r w:rsidRPr="00AE3AF2">
        <w:rPr>
          <w:rFonts w:ascii="Arial" w:hAnsi="Arial" w:cs="Arial"/>
          <w:sz w:val="24"/>
          <w:szCs w:val="24"/>
          <w:highlight w:val="yellow"/>
        </w:rPr>
        <w:t>funcionalidades</w:t>
      </w:r>
      <w:r w:rsidRPr="00AE3AF2">
        <w:rPr>
          <w:rFonts w:ascii="Arial" w:hAnsi="Arial" w:cs="Arial"/>
          <w:sz w:val="24"/>
          <w:szCs w:val="24"/>
        </w:rPr>
        <w:t xml:space="preserve"> mais importante do sistema,</w:t>
      </w:r>
      <w:r w:rsidR="00DC17B0" w:rsidRPr="00AE3AF2">
        <w:rPr>
          <w:rFonts w:ascii="Arial" w:hAnsi="Arial" w:cs="Arial"/>
          <w:sz w:val="24"/>
          <w:szCs w:val="24"/>
        </w:rPr>
        <w:t xml:space="preserve"> por meio dessa </w:t>
      </w:r>
      <w:r w:rsidR="00DC17B0" w:rsidRPr="00AE3AF2">
        <w:rPr>
          <w:rFonts w:ascii="Arial" w:hAnsi="Arial" w:cs="Arial"/>
          <w:sz w:val="24"/>
          <w:szCs w:val="24"/>
          <w:highlight w:val="yellow"/>
        </w:rPr>
        <w:t>funcionalidade</w:t>
      </w:r>
      <w:r w:rsidR="00DC17B0" w:rsidRPr="00AE3AF2">
        <w:rPr>
          <w:rFonts w:ascii="Arial" w:hAnsi="Arial" w:cs="Arial"/>
          <w:sz w:val="24"/>
          <w:szCs w:val="24"/>
        </w:rPr>
        <w:t xml:space="preserve"> será possível </w:t>
      </w:r>
      <w:r w:rsidRPr="00AE3AF2">
        <w:rPr>
          <w:rFonts w:ascii="Arial" w:hAnsi="Arial" w:cs="Arial"/>
          <w:sz w:val="24"/>
          <w:szCs w:val="24"/>
        </w:rPr>
        <w:t>realizar Inclusões, Alterações, Exclusões e Consultas de todos os benefícios; para gestores será possível fazer o Lançamento de Avaliações</w:t>
      </w:r>
      <w:r w:rsidR="00DC17B0" w:rsidRPr="00AE3AF2">
        <w:rPr>
          <w:rFonts w:ascii="Arial" w:hAnsi="Arial" w:cs="Arial"/>
          <w:sz w:val="24"/>
          <w:szCs w:val="24"/>
        </w:rPr>
        <w:t xml:space="preserve"> , bem como </w:t>
      </w:r>
      <w:r w:rsidRPr="00AE3AF2">
        <w:rPr>
          <w:rFonts w:ascii="Arial" w:hAnsi="Arial" w:cs="Arial"/>
          <w:sz w:val="24"/>
          <w:szCs w:val="24"/>
        </w:rPr>
        <w:t>as Promoções por cargos ou Salários</w:t>
      </w:r>
      <w:r w:rsidRPr="00AE3AF2">
        <w:rPr>
          <w:rFonts w:ascii="Arial" w:hAnsi="Arial" w:cs="Arial"/>
          <w:sz w:val="24"/>
          <w:szCs w:val="24"/>
          <w:highlight w:val="yellow"/>
        </w:rPr>
        <w:t>.</w:t>
      </w:r>
      <w:r w:rsidR="00AA2A59" w:rsidRPr="00AE3AF2">
        <w:rPr>
          <w:rFonts w:ascii="Arial" w:hAnsi="Arial" w:cs="Arial"/>
          <w:sz w:val="24"/>
          <w:szCs w:val="24"/>
          <w:highlight w:val="yellow"/>
        </w:rPr>
        <w:t xml:space="preserve"> (melhorar o texto, está aparecendo muito repetição)</w:t>
      </w:r>
    </w:p>
    <w:p w14:paraId="0B5E9566" w14:textId="77777777" w:rsidR="001D150C" w:rsidRPr="00AE3AF2" w:rsidRDefault="001D150C" w:rsidP="001D150C">
      <w:pPr>
        <w:spacing w:after="120" w:line="360" w:lineRule="auto"/>
        <w:ind w:firstLine="567"/>
        <w:jc w:val="both"/>
        <w:rPr>
          <w:rFonts w:ascii="Arial" w:hAnsi="Arial" w:cs="Arial"/>
          <w:sz w:val="24"/>
          <w:szCs w:val="24"/>
        </w:rPr>
      </w:pPr>
    </w:p>
    <w:p w14:paraId="512873EF" w14:textId="6A21FE3A" w:rsidR="005B0D95" w:rsidRPr="00AE3AF2" w:rsidRDefault="00811392" w:rsidP="006A1222">
      <w:pPr>
        <w:pStyle w:val="Ttulo1"/>
        <w:spacing w:before="0" w:line="360" w:lineRule="auto"/>
        <w:jc w:val="both"/>
        <w:rPr>
          <w:rFonts w:cs="Arial"/>
          <w:sz w:val="24"/>
          <w:szCs w:val="24"/>
        </w:rPr>
      </w:pPr>
      <w:r w:rsidRPr="00AE3AF2">
        <w:rPr>
          <w:rFonts w:cs="Arial"/>
          <w:sz w:val="24"/>
          <w:szCs w:val="24"/>
        </w:rPr>
        <w:t>2</w:t>
      </w:r>
      <w:r w:rsidR="00812355" w:rsidRPr="00AE3AF2">
        <w:rPr>
          <w:rFonts w:cs="Arial"/>
          <w:sz w:val="24"/>
          <w:szCs w:val="24"/>
        </w:rPr>
        <w:t xml:space="preserve">.2 Descrição e Delimitação do problema </w:t>
      </w:r>
    </w:p>
    <w:p w14:paraId="2675B5F3" w14:textId="239C7915" w:rsidR="000D7C94" w:rsidRPr="00AE3AF2" w:rsidRDefault="005B0D95" w:rsidP="001D150C">
      <w:pPr>
        <w:spacing w:after="265" w:line="360" w:lineRule="auto"/>
        <w:ind w:left="-15" w:firstLine="361"/>
        <w:jc w:val="both"/>
        <w:rPr>
          <w:rFonts w:ascii="Arial" w:hAnsi="Arial" w:cs="Arial"/>
          <w:sz w:val="24"/>
          <w:szCs w:val="24"/>
          <w:lang w:eastAsia="pt-BR"/>
        </w:rPr>
      </w:pPr>
      <w:r w:rsidRPr="00AE3AF2">
        <w:rPr>
          <w:rFonts w:ascii="Arial" w:hAnsi="Arial" w:cs="Arial"/>
          <w:sz w:val="24"/>
          <w:szCs w:val="24"/>
        </w:rPr>
        <w:tab/>
        <w:t>Atualmente</w:t>
      </w:r>
      <w:r w:rsidR="00E60A17" w:rsidRPr="00AE3AF2">
        <w:rPr>
          <w:rFonts w:ascii="Arial" w:hAnsi="Arial" w:cs="Arial"/>
          <w:sz w:val="24"/>
          <w:szCs w:val="24"/>
        </w:rPr>
        <w:t xml:space="preserve"> </w:t>
      </w:r>
      <w:r w:rsidRPr="00AE3AF2">
        <w:rPr>
          <w:rFonts w:ascii="Arial" w:hAnsi="Arial" w:cs="Arial"/>
          <w:sz w:val="24"/>
          <w:szCs w:val="24"/>
        </w:rPr>
        <w:t xml:space="preserve">a </w:t>
      </w:r>
      <w:proofErr w:type="spellStart"/>
      <w:r w:rsidRPr="00AE3AF2">
        <w:rPr>
          <w:rFonts w:ascii="Arial" w:hAnsi="Arial" w:cs="Arial"/>
          <w:sz w:val="24"/>
          <w:szCs w:val="24"/>
        </w:rPr>
        <w:t>WellCenter</w:t>
      </w:r>
      <w:proofErr w:type="spellEnd"/>
      <w:r w:rsidRPr="00AE3AF2">
        <w:rPr>
          <w:rFonts w:ascii="Arial" w:hAnsi="Arial" w:cs="Arial"/>
          <w:sz w:val="24"/>
          <w:szCs w:val="24"/>
        </w:rPr>
        <w:t xml:space="preserve">, </w:t>
      </w:r>
      <w:r w:rsidR="000D7C94" w:rsidRPr="00AE3AF2">
        <w:rPr>
          <w:rFonts w:ascii="Arial" w:hAnsi="Arial" w:cs="Arial"/>
          <w:sz w:val="24"/>
          <w:szCs w:val="24"/>
        </w:rPr>
        <w:t xml:space="preserve">é uma empresa </w:t>
      </w:r>
      <w:r w:rsidR="00DC17B0" w:rsidRPr="00AE3AF2">
        <w:rPr>
          <w:rFonts w:ascii="Arial" w:hAnsi="Arial" w:cs="Arial"/>
          <w:sz w:val="24"/>
          <w:szCs w:val="24"/>
        </w:rPr>
        <w:t xml:space="preserve">de porte médio, </w:t>
      </w:r>
      <w:r w:rsidR="0094304D" w:rsidRPr="00AE3AF2">
        <w:rPr>
          <w:rFonts w:ascii="Arial" w:hAnsi="Arial" w:cs="Arial"/>
          <w:sz w:val="24"/>
          <w:szCs w:val="24"/>
        </w:rPr>
        <w:t>sólida na rede de telecomunicações e inovadora na área de tecnologia. A empresa possui 25 filiais espalhadas</w:t>
      </w:r>
      <w:r w:rsidR="00DC17B0" w:rsidRPr="00AE3AF2">
        <w:rPr>
          <w:rFonts w:ascii="Arial" w:hAnsi="Arial" w:cs="Arial"/>
          <w:sz w:val="24"/>
          <w:szCs w:val="24"/>
        </w:rPr>
        <w:t xml:space="preserve"> pelo Estado de São Paulo, </w:t>
      </w:r>
      <w:r w:rsidR="0094304D" w:rsidRPr="00AE3AF2">
        <w:rPr>
          <w:rFonts w:ascii="Arial" w:hAnsi="Arial" w:cs="Arial"/>
          <w:sz w:val="24"/>
          <w:szCs w:val="24"/>
        </w:rPr>
        <w:t xml:space="preserve">conta com </w:t>
      </w:r>
      <w:r w:rsidR="00DC17B0" w:rsidRPr="00AE3AF2">
        <w:rPr>
          <w:rFonts w:ascii="Arial" w:hAnsi="Arial" w:cs="Arial"/>
          <w:sz w:val="24"/>
          <w:szCs w:val="24"/>
        </w:rPr>
        <w:t>(</w:t>
      </w:r>
      <w:r w:rsidR="0094304D" w:rsidRPr="00AE3AF2">
        <w:rPr>
          <w:rFonts w:ascii="Arial" w:hAnsi="Arial" w:cs="Arial"/>
          <w:sz w:val="24"/>
          <w:szCs w:val="24"/>
        </w:rPr>
        <w:t>aproximadamente</w:t>
      </w:r>
      <w:r w:rsidR="00DC17B0" w:rsidRPr="00AE3AF2">
        <w:rPr>
          <w:rFonts w:ascii="Arial" w:hAnsi="Arial" w:cs="Arial"/>
          <w:sz w:val="24"/>
          <w:szCs w:val="24"/>
        </w:rPr>
        <w:t>)</w:t>
      </w:r>
      <w:r w:rsidR="0094304D" w:rsidRPr="00AE3AF2">
        <w:rPr>
          <w:rFonts w:ascii="Arial" w:hAnsi="Arial" w:cs="Arial"/>
          <w:sz w:val="24"/>
          <w:szCs w:val="24"/>
        </w:rPr>
        <w:t xml:space="preserve"> 600 </w:t>
      </w:r>
      <w:r w:rsidR="00D03418" w:rsidRPr="00AE3AF2">
        <w:rPr>
          <w:rFonts w:ascii="Arial" w:hAnsi="Arial" w:cs="Arial"/>
          <w:sz w:val="24"/>
          <w:szCs w:val="24"/>
        </w:rPr>
        <w:t>colaboradores</w:t>
      </w:r>
      <w:r w:rsidR="0094304D" w:rsidRPr="00AE3AF2">
        <w:rPr>
          <w:rFonts w:ascii="Arial" w:hAnsi="Arial" w:cs="Arial"/>
          <w:sz w:val="24"/>
          <w:szCs w:val="24"/>
        </w:rPr>
        <w:t xml:space="preserve">, tendo sua sede </w:t>
      </w:r>
      <w:r w:rsidR="00DC17B0" w:rsidRPr="00AE3AF2">
        <w:rPr>
          <w:rFonts w:ascii="Arial" w:hAnsi="Arial" w:cs="Arial"/>
          <w:sz w:val="24"/>
          <w:szCs w:val="24"/>
        </w:rPr>
        <w:t xml:space="preserve">na cidade de </w:t>
      </w:r>
      <w:r w:rsidR="0094304D" w:rsidRPr="00AE3AF2">
        <w:rPr>
          <w:rFonts w:ascii="Arial" w:hAnsi="Arial" w:cs="Arial"/>
          <w:sz w:val="24"/>
          <w:szCs w:val="24"/>
        </w:rPr>
        <w:t xml:space="preserve">São Paulo. </w:t>
      </w:r>
    </w:p>
    <w:p w14:paraId="5D04D241" w14:textId="631D1DED" w:rsidR="004C7033" w:rsidRPr="00AE3AF2" w:rsidRDefault="628241AA" w:rsidP="00E60A17">
      <w:pPr>
        <w:spacing w:line="360" w:lineRule="auto"/>
        <w:ind w:firstLine="706"/>
        <w:jc w:val="both"/>
        <w:rPr>
          <w:rFonts w:ascii="Arial" w:hAnsi="Arial" w:cs="Arial"/>
          <w:sz w:val="24"/>
          <w:szCs w:val="24"/>
        </w:rPr>
      </w:pPr>
      <w:r w:rsidRPr="00AE3AF2">
        <w:rPr>
          <w:rFonts w:ascii="Arial" w:hAnsi="Arial" w:cs="Arial"/>
          <w:sz w:val="24"/>
          <w:szCs w:val="24"/>
        </w:rPr>
        <w:t>Durante a elicitação dos requisitos foram observados os seguintes problemas:</w:t>
      </w:r>
    </w:p>
    <w:p w14:paraId="790388CD" w14:textId="74E4E0DA" w:rsidR="628241AA" w:rsidRPr="00AE3AF2" w:rsidRDefault="628241AA" w:rsidP="628241AA">
      <w:pPr>
        <w:spacing w:line="360" w:lineRule="auto"/>
        <w:ind w:firstLine="706"/>
        <w:jc w:val="both"/>
        <w:rPr>
          <w:rFonts w:ascii="Arial" w:hAnsi="Arial" w:cs="Arial"/>
          <w:sz w:val="24"/>
          <w:szCs w:val="24"/>
        </w:rPr>
      </w:pPr>
    </w:p>
    <w:p w14:paraId="191F460A" w14:textId="25B5E570" w:rsidR="005B0D95" w:rsidRPr="00AE3AF2" w:rsidRDefault="10991C69" w:rsidP="000E6824">
      <w:pPr>
        <w:pStyle w:val="PargrafodaLista"/>
        <w:numPr>
          <w:ilvl w:val="0"/>
          <w:numId w:val="20"/>
        </w:numPr>
        <w:spacing w:after="260" w:line="360" w:lineRule="auto"/>
        <w:jc w:val="both"/>
        <w:rPr>
          <w:rFonts w:ascii="Arial" w:eastAsia="Arial" w:hAnsi="Arial" w:cs="Arial"/>
          <w:lang w:val="pt-BR"/>
        </w:rPr>
      </w:pPr>
      <w:r w:rsidRPr="00AE3AF2">
        <w:rPr>
          <w:rFonts w:ascii="Arial" w:hAnsi="Arial" w:cs="Arial"/>
          <w:lang w:val="pt-BR"/>
        </w:rPr>
        <w:t xml:space="preserve">Inexistência de </w:t>
      </w:r>
      <w:r w:rsidR="005B0D95" w:rsidRPr="00AE3AF2">
        <w:rPr>
          <w:rFonts w:ascii="Arial" w:hAnsi="Arial" w:cs="Arial"/>
          <w:lang w:val="pt-BR"/>
        </w:rPr>
        <w:t xml:space="preserve">informações das fichas dos cargos, assim, todos os documentos são feitos no Microsoft Word e salvos em PDF. Logo, surge a dificuldade de manter os dados atualizados. </w:t>
      </w:r>
    </w:p>
    <w:p w14:paraId="5FCEBD94" w14:textId="77777777" w:rsidR="005B0D95" w:rsidRPr="00AE3AF2" w:rsidRDefault="628241AA" w:rsidP="00A6370D">
      <w:pPr>
        <w:numPr>
          <w:ilvl w:val="0"/>
          <w:numId w:val="13"/>
        </w:numPr>
        <w:spacing w:after="5" w:line="360" w:lineRule="auto"/>
        <w:ind w:left="750" w:right="420" w:hanging="389"/>
        <w:jc w:val="both"/>
        <w:rPr>
          <w:rFonts w:ascii="Arial" w:hAnsi="Arial" w:cs="Arial"/>
          <w:sz w:val="24"/>
          <w:szCs w:val="24"/>
        </w:rPr>
      </w:pPr>
      <w:r w:rsidRPr="00AE3AF2">
        <w:rPr>
          <w:rFonts w:ascii="Arial" w:hAnsi="Arial" w:cs="Arial"/>
          <w:sz w:val="24"/>
          <w:szCs w:val="24"/>
        </w:rPr>
        <w:lastRenderedPageBreak/>
        <w:t>Dificuldade de encontrar as fichas para alteração (busca manual)</w:t>
      </w:r>
      <w:r w:rsidRPr="00AE3AF2">
        <w:rPr>
          <w:rFonts w:ascii="Arial" w:hAnsi="Arial" w:cs="Arial"/>
          <w:sz w:val="24"/>
          <w:szCs w:val="24"/>
          <w:highlight w:val="yellow"/>
        </w:rPr>
        <w:t>;</w:t>
      </w:r>
      <w:r w:rsidRPr="00AE3AF2">
        <w:rPr>
          <w:rFonts w:ascii="Arial" w:hAnsi="Arial" w:cs="Arial"/>
          <w:sz w:val="24"/>
          <w:szCs w:val="24"/>
        </w:rPr>
        <w:t xml:space="preserve"> </w:t>
      </w:r>
    </w:p>
    <w:p w14:paraId="194BCFB4" w14:textId="77777777" w:rsidR="005B0D95" w:rsidRPr="00AE3AF2" w:rsidRDefault="628241AA" w:rsidP="00A6370D">
      <w:pPr>
        <w:numPr>
          <w:ilvl w:val="0"/>
          <w:numId w:val="13"/>
        </w:numPr>
        <w:spacing w:after="5" w:line="360" w:lineRule="auto"/>
        <w:ind w:left="750" w:right="420" w:hanging="389"/>
        <w:jc w:val="both"/>
        <w:rPr>
          <w:rFonts w:ascii="Arial" w:hAnsi="Arial" w:cs="Arial"/>
          <w:sz w:val="24"/>
          <w:szCs w:val="24"/>
        </w:rPr>
      </w:pPr>
      <w:r w:rsidRPr="00AE3AF2">
        <w:rPr>
          <w:rFonts w:ascii="Arial" w:hAnsi="Arial" w:cs="Arial"/>
          <w:sz w:val="24"/>
          <w:szCs w:val="24"/>
        </w:rPr>
        <w:t>Necessidade de gerar uma nova ficha após cada atualização</w:t>
      </w:r>
      <w:r w:rsidRPr="00AE3AF2">
        <w:rPr>
          <w:rFonts w:ascii="Arial" w:hAnsi="Arial" w:cs="Arial"/>
          <w:sz w:val="24"/>
          <w:szCs w:val="24"/>
          <w:highlight w:val="yellow"/>
        </w:rPr>
        <w:t>;</w:t>
      </w:r>
      <w:r w:rsidRPr="00AE3AF2">
        <w:rPr>
          <w:rFonts w:ascii="Arial" w:hAnsi="Arial" w:cs="Arial"/>
          <w:sz w:val="24"/>
          <w:szCs w:val="24"/>
        </w:rPr>
        <w:t xml:space="preserve"> </w:t>
      </w:r>
    </w:p>
    <w:p w14:paraId="3D8A9C5B" w14:textId="77777777" w:rsidR="00AE3AF2" w:rsidRDefault="628241AA" w:rsidP="00DA22CD">
      <w:pPr>
        <w:numPr>
          <w:ilvl w:val="0"/>
          <w:numId w:val="14"/>
        </w:numPr>
        <w:spacing w:after="5" w:line="360" w:lineRule="auto"/>
        <w:ind w:right="420" w:hanging="360"/>
        <w:jc w:val="both"/>
        <w:rPr>
          <w:rFonts w:ascii="Arial" w:hAnsi="Arial" w:cs="Arial"/>
          <w:sz w:val="24"/>
          <w:szCs w:val="24"/>
        </w:rPr>
      </w:pPr>
      <w:r w:rsidRPr="00AE3AF2">
        <w:rPr>
          <w:rFonts w:ascii="Arial" w:hAnsi="Arial" w:cs="Arial"/>
          <w:sz w:val="24"/>
          <w:szCs w:val="24"/>
        </w:rPr>
        <w:t>Fichas ficam acessíveis somente para o usuário que as manipula em seu computador.</w:t>
      </w:r>
    </w:p>
    <w:p w14:paraId="298C70F7" w14:textId="3BB583B5" w:rsidR="006349AE" w:rsidRPr="00AE3AF2" w:rsidRDefault="628241AA" w:rsidP="00DA22CD">
      <w:pPr>
        <w:numPr>
          <w:ilvl w:val="0"/>
          <w:numId w:val="14"/>
        </w:numPr>
        <w:spacing w:after="5" w:line="360" w:lineRule="auto"/>
        <w:ind w:right="420" w:hanging="360"/>
        <w:jc w:val="both"/>
        <w:rPr>
          <w:rFonts w:ascii="Arial" w:hAnsi="Arial" w:cs="Arial"/>
          <w:sz w:val="24"/>
          <w:szCs w:val="24"/>
        </w:rPr>
      </w:pPr>
      <w:r w:rsidRPr="00AE3AF2">
        <w:rPr>
          <w:rFonts w:ascii="Arial" w:hAnsi="Arial" w:cs="Arial"/>
          <w:sz w:val="24"/>
          <w:szCs w:val="24"/>
        </w:rPr>
        <w:t xml:space="preserve">Qualquer pessoa com acesso ao computador pode manipular as informações contidas nos documentos. Sendo que não existe um registro de quem fez a alteração, nem por qual razão; </w:t>
      </w:r>
    </w:p>
    <w:p w14:paraId="691A264F" w14:textId="367D4403" w:rsidR="2642B0A3" w:rsidRPr="00AE3AF2" w:rsidRDefault="7A0674CB" w:rsidP="628241AA">
      <w:pPr>
        <w:numPr>
          <w:ilvl w:val="0"/>
          <w:numId w:val="14"/>
        </w:numPr>
        <w:spacing w:after="5" w:line="360" w:lineRule="auto"/>
        <w:ind w:right="420" w:hanging="360"/>
        <w:jc w:val="both"/>
        <w:rPr>
          <w:sz w:val="24"/>
          <w:szCs w:val="24"/>
        </w:rPr>
      </w:pPr>
      <w:r w:rsidRPr="00AE3AF2">
        <w:rPr>
          <w:rFonts w:ascii="Arial" w:hAnsi="Arial" w:cs="Arial"/>
          <w:sz w:val="24"/>
          <w:szCs w:val="24"/>
        </w:rPr>
        <w:t>Como os dados sobre cargos e avaliações não entram no sistema, não existe módulo para projetar uma possível promoção. Essa projeção quando feita, é manual e demanda muito tempo para ser feita.</w:t>
      </w:r>
      <w:r w:rsidRPr="00AE3AF2">
        <w:rPr>
          <w:rFonts w:ascii="Arial" w:hAnsi="Arial" w:cs="Arial"/>
        </w:rPr>
        <w:t xml:space="preserve"> </w:t>
      </w:r>
    </w:p>
    <w:p w14:paraId="0CC96B79" w14:textId="07280BEA" w:rsidR="628241AA" w:rsidRDefault="628241AA" w:rsidP="7A0674CB">
      <w:pPr>
        <w:spacing w:after="5" w:line="360" w:lineRule="auto"/>
        <w:ind w:right="420"/>
        <w:jc w:val="both"/>
      </w:pPr>
    </w:p>
    <w:p w14:paraId="265DD5EB" w14:textId="544B9D54" w:rsidR="00AE3AF2" w:rsidRPr="00AE3AF2" w:rsidRDefault="00AE3AF2" w:rsidP="7A0674CB">
      <w:pPr>
        <w:spacing w:after="5" w:line="360" w:lineRule="auto"/>
        <w:ind w:right="420"/>
        <w:jc w:val="both"/>
      </w:pPr>
      <w:r>
        <w:t>(PARÁGRAFO)</w:t>
      </w:r>
    </w:p>
    <w:p w14:paraId="2A60FC79" w14:textId="655A596B" w:rsidR="628241AA" w:rsidRPr="00AE3AF2" w:rsidRDefault="7A0674CB" w:rsidP="00AE3AF2">
      <w:pPr>
        <w:spacing w:after="5" w:line="360" w:lineRule="auto"/>
        <w:ind w:right="420" w:firstLine="361"/>
        <w:jc w:val="both"/>
        <w:rPr>
          <w:rFonts w:ascii="Arial" w:hAnsi="Arial" w:cs="Arial"/>
          <w:sz w:val="24"/>
          <w:szCs w:val="24"/>
        </w:rPr>
      </w:pPr>
      <w:r w:rsidRPr="00AE3AF2">
        <w:rPr>
          <w:rFonts w:ascii="Arial" w:hAnsi="Arial" w:cs="Arial"/>
          <w:sz w:val="24"/>
          <w:szCs w:val="24"/>
          <w:highlight w:val="yellow"/>
        </w:rPr>
        <w:t>O</w:t>
      </w:r>
      <w:r w:rsidRPr="00AE3AF2">
        <w:rPr>
          <w:rFonts w:ascii="Arial" w:hAnsi="Arial" w:cs="Arial"/>
          <w:sz w:val="24"/>
          <w:szCs w:val="24"/>
        </w:rPr>
        <w:t xml:space="preserve"> novo sistema terá uma base de dados com todas as informações reunidas em um só lugar, os cargos poderão ser acessados e filtrados para alguma alteração ou apenas consulta, os usuários terão níveis de acessos diferentes, e cálculos e projeções serão automatizados.</w:t>
      </w:r>
    </w:p>
    <w:p w14:paraId="6E33380E" w14:textId="69FA1858" w:rsidR="7A0674CB" w:rsidRPr="00AE3AF2" w:rsidRDefault="7A0674CB" w:rsidP="7A0674CB">
      <w:pPr>
        <w:spacing w:after="5" w:line="360" w:lineRule="auto"/>
        <w:ind w:right="420"/>
        <w:jc w:val="both"/>
        <w:rPr>
          <w:rFonts w:ascii="Arial" w:hAnsi="Arial" w:cs="Arial"/>
          <w:sz w:val="24"/>
          <w:szCs w:val="24"/>
        </w:rPr>
      </w:pPr>
    </w:p>
    <w:p w14:paraId="4F2D4482" w14:textId="14B800AE" w:rsidR="00637B0F" w:rsidRPr="00AE3AF2" w:rsidRDefault="00811392" w:rsidP="006A1222">
      <w:pPr>
        <w:pStyle w:val="Ttulo"/>
        <w:jc w:val="both"/>
        <w:rPr>
          <w:rFonts w:cs="Arial"/>
          <w:sz w:val="24"/>
          <w:szCs w:val="24"/>
        </w:rPr>
      </w:pPr>
      <w:r w:rsidRPr="00AE3AF2">
        <w:rPr>
          <w:rFonts w:cs="Arial"/>
          <w:sz w:val="24"/>
          <w:szCs w:val="24"/>
        </w:rPr>
        <w:t>2</w:t>
      </w:r>
      <w:r w:rsidR="00637B0F" w:rsidRPr="00AE3AF2">
        <w:rPr>
          <w:rFonts w:cs="Arial"/>
          <w:sz w:val="24"/>
          <w:szCs w:val="24"/>
        </w:rPr>
        <w:t>.3 Descrição da técnica utilizada para levantamento dos requisitos</w:t>
      </w:r>
    </w:p>
    <w:p w14:paraId="774F5FEB" w14:textId="5FBA8FB8" w:rsidR="00CB106A" w:rsidRPr="00AE3AF2" w:rsidRDefault="00FF6A9F" w:rsidP="00130C35">
      <w:pPr>
        <w:pStyle w:val="Ttulo"/>
        <w:ind w:firstLine="709"/>
        <w:jc w:val="both"/>
        <w:rPr>
          <w:rFonts w:cs="Arial"/>
          <w:b w:val="0"/>
          <w:sz w:val="24"/>
          <w:szCs w:val="24"/>
        </w:rPr>
      </w:pPr>
      <w:r w:rsidRPr="00AE3AF2">
        <w:rPr>
          <w:rFonts w:cs="Arial"/>
          <w:b w:val="0"/>
          <w:sz w:val="24"/>
          <w:szCs w:val="24"/>
        </w:rPr>
        <w:t xml:space="preserve">Segundo </w:t>
      </w:r>
      <w:proofErr w:type="spellStart"/>
      <w:r w:rsidRPr="00AE3AF2">
        <w:rPr>
          <w:rFonts w:cs="Arial"/>
          <w:b w:val="0"/>
          <w:sz w:val="24"/>
          <w:szCs w:val="24"/>
        </w:rPr>
        <w:t>Sommerville</w:t>
      </w:r>
      <w:proofErr w:type="spellEnd"/>
      <w:r w:rsidRPr="00AE3AF2">
        <w:rPr>
          <w:rFonts w:cs="Arial"/>
          <w:b w:val="0"/>
          <w:sz w:val="24"/>
          <w:szCs w:val="24"/>
        </w:rPr>
        <w:t xml:space="preserve"> (2008), diversas técnicas podem ser utilizadas para a elicitação de requisitos, separadamente ou combinadas. Neste trabalho foram utilizadas as técnicas de entrevista e questionário. </w:t>
      </w:r>
      <w:proofErr w:type="spellStart"/>
      <w:proofErr w:type="gramStart"/>
      <w:r w:rsidRPr="00AE3AF2">
        <w:rPr>
          <w:rFonts w:cs="Arial"/>
          <w:b w:val="0"/>
          <w:sz w:val="24"/>
          <w:szCs w:val="24"/>
        </w:rPr>
        <w:t>Sommmerville</w:t>
      </w:r>
      <w:proofErr w:type="spellEnd"/>
      <w:r w:rsidRPr="00AE3AF2">
        <w:rPr>
          <w:rFonts w:cs="Arial"/>
          <w:b w:val="0"/>
          <w:sz w:val="24"/>
          <w:szCs w:val="24"/>
        </w:rPr>
        <w:t>(</w:t>
      </w:r>
      <w:proofErr w:type="gramEnd"/>
      <w:r w:rsidRPr="00AE3AF2">
        <w:rPr>
          <w:rFonts w:cs="Arial"/>
          <w:b w:val="0"/>
          <w:sz w:val="24"/>
          <w:szCs w:val="24"/>
        </w:rPr>
        <w:t xml:space="preserve">2008) define </w:t>
      </w:r>
      <w:r w:rsidRPr="00AE3AF2">
        <w:rPr>
          <w:rFonts w:cs="Arial"/>
          <w:b w:val="0"/>
          <w:sz w:val="24"/>
          <w:szCs w:val="24"/>
          <w:highlight w:val="yellow"/>
        </w:rPr>
        <w:t xml:space="preserve">entrevista como </w:t>
      </w:r>
      <w:r w:rsidR="00DC17B0" w:rsidRPr="00AE3AF2">
        <w:rPr>
          <w:rFonts w:cs="Arial"/>
          <w:b w:val="0"/>
          <w:sz w:val="24"/>
          <w:szCs w:val="24"/>
          <w:highlight w:val="yellow"/>
        </w:rPr>
        <w:t>a</w:t>
      </w:r>
      <w:ins w:id="0" w:author="MARIA DAS GRACAS J. M. TOMAZELA" w:date="2021-04-06T15:27:00Z">
        <w:r w:rsidR="4E0C3622" w:rsidRPr="00AE3AF2">
          <w:rPr>
            <w:rFonts w:cs="Arial"/>
            <w:b w:val="0"/>
            <w:sz w:val="24"/>
            <w:szCs w:val="24"/>
            <w:highlight w:val="yellow"/>
          </w:rPr>
          <w:t xml:space="preserve"> </w:t>
        </w:r>
      </w:ins>
      <w:r w:rsidR="00130C35" w:rsidRPr="00AE3AF2">
        <w:rPr>
          <w:rFonts w:cs="Arial"/>
          <w:b w:val="0"/>
          <w:sz w:val="24"/>
          <w:szCs w:val="24"/>
          <w:highlight w:val="yellow"/>
        </w:rPr>
        <w:t>formula questões</w:t>
      </w:r>
      <w:r w:rsidR="00130C35" w:rsidRPr="00AE3AF2">
        <w:rPr>
          <w:rFonts w:cs="Arial"/>
          <w:b w:val="0"/>
          <w:sz w:val="24"/>
          <w:szCs w:val="24"/>
        </w:rPr>
        <w:t xml:space="preserve"> para os usuários sobre o sistema que eles usam e o sistema a ser desenvolvido. As entrevistas são úteis para se obter um entendimento geral sobre o que os usuários fazem, como eles irão interagir com o sistema e quais as dificuldades que enfrentam com os sistemas atuais. De acordo com Bastos Junior (2005) questionário é, basicamente, um documento usado para direcionar uma ou mais pessoas a responder uma ou mais perguntas. A técnica de aplicação de questionários possibilita ao analista levantar informações de inúmeras pessoas que irão interagir com o sistema referentes aos comportamentos, crenças e funcionalidades que almejam no software a ser desenvolvido.</w:t>
      </w:r>
    </w:p>
    <w:p w14:paraId="0A5D5217" w14:textId="1EA8E74B" w:rsidR="00A02804" w:rsidRPr="00AE3AF2" w:rsidRDefault="628241AA" w:rsidP="49E53682">
      <w:pPr>
        <w:pStyle w:val="Ttulo"/>
        <w:jc w:val="both"/>
      </w:pPr>
      <w:r w:rsidRPr="00AE3AF2">
        <w:rPr>
          <w:rFonts w:cs="Arial"/>
          <w:sz w:val="24"/>
          <w:szCs w:val="24"/>
        </w:rPr>
        <w:lastRenderedPageBreak/>
        <w:t xml:space="preserve">      </w:t>
      </w:r>
      <w:r w:rsidR="00637B0F" w:rsidRPr="00AE3AF2">
        <w:tab/>
      </w:r>
      <w:r w:rsidRPr="00AE3AF2">
        <w:rPr>
          <w:rFonts w:cs="Arial"/>
          <w:b w:val="0"/>
          <w:sz w:val="24"/>
          <w:szCs w:val="24"/>
        </w:rPr>
        <w:t xml:space="preserve">Na elicitação dos requisitos do sistema foram agendadas entrevistas com colaboradores (Operadores, Supervisores e Coordenadores) de </w:t>
      </w:r>
      <w:r w:rsidRPr="00AE3AF2">
        <w:rPr>
          <w:rFonts w:cs="Arial"/>
          <w:b w:val="0"/>
          <w:sz w:val="24"/>
          <w:szCs w:val="24"/>
          <w:highlight w:val="yellow"/>
        </w:rPr>
        <w:t>diversas empresas</w:t>
      </w:r>
      <w:r w:rsidR="00AE3AF2">
        <w:rPr>
          <w:rFonts w:cs="Arial"/>
          <w:b w:val="0"/>
          <w:sz w:val="24"/>
          <w:szCs w:val="24"/>
        </w:rPr>
        <w:t>???</w:t>
      </w:r>
      <w:r w:rsidRPr="00AE3AF2">
        <w:rPr>
          <w:rFonts w:cs="Arial"/>
          <w:b w:val="0"/>
          <w:sz w:val="24"/>
          <w:szCs w:val="24"/>
        </w:rPr>
        <w:t xml:space="preserve">, dessa maneira, pode-se ter mais de um ponto de vista para entregar um sistema solucionando melhor os </w:t>
      </w:r>
      <w:r w:rsidR="00DC17B0" w:rsidRPr="00AE3AF2">
        <w:rPr>
          <w:rFonts w:cs="Arial"/>
          <w:b w:val="0"/>
          <w:sz w:val="24"/>
          <w:szCs w:val="24"/>
        </w:rPr>
        <w:t>problemas</w:t>
      </w:r>
      <w:r w:rsidRPr="00AE3AF2">
        <w:rPr>
          <w:rFonts w:cs="Arial"/>
          <w:b w:val="0"/>
          <w:sz w:val="24"/>
          <w:szCs w:val="24"/>
        </w:rPr>
        <w:t xml:space="preserve">, dentro do contexto </w:t>
      </w:r>
      <w:r w:rsidRPr="00AE3AF2">
        <w:rPr>
          <w:rFonts w:cs="Arial"/>
          <w:b w:val="0"/>
          <w:sz w:val="24"/>
          <w:szCs w:val="24"/>
          <w:highlight w:val="yellow"/>
        </w:rPr>
        <w:t>da empresa</w:t>
      </w:r>
      <w:r w:rsidR="00A02804" w:rsidRPr="00AE3AF2">
        <w:rPr>
          <w:highlight w:val="yellow"/>
        </w:rPr>
        <w:t>.</w:t>
      </w:r>
    </w:p>
    <w:p w14:paraId="69259002" w14:textId="34493793" w:rsidR="00A02804" w:rsidRPr="00AE3AF2" w:rsidRDefault="00A02804" w:rsidP="006A1222">
      <w:pPr>
        <w:pStyle w:val="Ttulo"/>
        <w:jc w:val="both"/>
        <w:rPr>
          <w:rFonts w:cs="Arial"/>
          <w:b w:val="0"/>
          <w:sz w:val="24"/>
          <w:szCs w:val="24"/>
        </w:rPr>
      </w:pPr>
      <w:r w:rsidRPr="00AE3AF2">
        <w:rPr>
          <w:rFonts w:cs="Arial"/>
          <w:b w:val="0"/>
          <w:sz w:val="24"/>
          <w:szCs w:val="24"/>
        </w:rPr>
        <w:tab/>
        <w:t>Nesse projeto foi realizado um questionário para cada entrevistado com perguntas sobre o sistema atual e sobre o que eles querem para o novo sistema. O intuito é chegar ao resultado esperado e entender melhor o desejado pelo cliente.</w:t>
      </w:r>
    </w:p>
    <w:p w14:paraId="38887C6B" w14:textId="752009D1" w:rsidR="00FF1B74" w:rsidRPr="00AE3AF2" w:rsidRDefault="000920C1" w:rsidP="006A1222">
      <w:pPr>
        <w:pStyle w:val="Ttulo"/>
        <w:jc w:val="both"/>
        <w:rPr>
          <w:rFonts w:cs="Arial"/>
          <w:b w:val="0"/>
          <w:sz w:val="24"/>
          <w:szCs w:val="24"/>
        </w:rPr>
      </w:pPr>
      <w:r w:rsidRPr="00AE3AF2">
        <w:rPr>
          <w:rFonts w:cs="Arial"/>
          <w:b w:val="0"/>
          <w:sz w:val="24"/>
          <w:szCs w:val="24"/>
        </w:rPr>
        <w:t xml:space="preserve">No quadro </w:t>
      </w:r>
      <w:r w:rsidR="00FF6A9F" w:rsidRPr="00AE3AF2">
        <w:rPr>
          <w:rFonts w:cs="Arial"/>
          <w:b w:val="0"/>
          <w:sz w:val="24"/>
          <w:szCs w:val="24"/>
        </w:rPr>
        <w:t>1 são</w:t>
      </w:r>
      <w:r w:rsidR="65D12CBE" w:rsidRPr="00AE3AF2">
        <w:rPr>
          <w:rFonts w:cs="Arial"/>
          <w:b w:val="0"/>
          <w:sz w:val="24"/>
          <w:szCs w:val="24"/>
        </w:rPr>
        <w:t xml:space="preserve"> </w:t>
      </w:r>
      <w:r w:rsidRPr="00AE3AF2">
        <w:rPr>
          <w:rFonts w:cs="Arial"/>
          <w:b w:val="0"/>
          <w:sz w:val="24"/>
          <w:szCs w:val="24"/>
        </w:rPr>
        <w:t>apresentado</w:t>
      </w:r>
      <w:r w:rsidR="4BCF4864" w:rsidRPr="00AE3AF2">
        <w:rPr>
          <w:rFonts w:cs="Arial"/>
          <w:b w:val="0"/>
          <w:sz w:val="24"/>
          <w:szCs w:val="24"/>
        </w:rPr>
        <w:t>s</w:t>
      </w:r>
      <w:r w:rsidRPr="00AE3AF2">
        <w:rPr>
          <w:rFonts w:cs="Arial"/>
          <w:b w:val="0"/>
          <w:sz w:val="24"/>
          <w:szCs w:val="24"/>
        </w:rPr>
        <w:t xml:space="preserve"> a data e</w:t>
      </w:r>
      <w:r w:rsidR="00FE48B9" w:rsidRPr="00AE3AF2">
        <w:rPr>
          <w:rFonts w:cs="Arial"/>
          <w:b w:val="0"/>
          <w:sz w:val="24"/>
          <w:szCs w:val="24"/>
        </w:rPr>
        <w:t xml:space="preserve"> hora em que as en</w:t>
      </w:r>
      <w:r w:rsidRPr="00AE3AF2">
        <w:rPr>
          <w:rFonts w:cs="Arial"/>
          <w:b w:val="0"/>
          <w:sz w:val="24"/>
          <w:szCs w:val="24"/>
        </w:rPr>
        <w:t>trevistas</w:t>
      </w:r>
      <w:r w:rsidR="00FE48B9" w:rsidRPr="00AE3AF2">
        <w:rPr>
          <w:rFonts w:cs="Arial"/>
          <w:b w:val="0"/>
          <w:sz w:val="24"/>
          <w:szCs w:val="24"/>
        </w:rPr>
        <w:t xml:space="preserve"> ocorreram</w:t>
      </w:r>
      <w:r w:rsidRPr="00AE3AF2">
        <w:rPr>
          <w:rFonts w:cs="Arial"/>
          <w:b w:val="0"/>
          <w:sz w:val="24"/>
          <w:szCs w:val="24"/>
        </w:rPr>
        <w:t>, o entrevistado</w:t>
      </w:r>
      <w:r w:rsidR="00FE48B9" w:rsidRPr="00AE3AF2">
        <w:rPr>
          <w:rFonts w:cs="Arial"/>
          <w:b w:val="0"/>
          <w:sz w:val="24"/>
          <w:szCs w:val="24"/>
        </w:rPr>
        <w:t>,</w:t>
      </w:r>
      <w:r w:rsidRPr="00AE3AF2">
        <w:rPr>
          <w:rFonts w:cs="Arial"/>
          <w:b w:val="0"/>
          <w:sz w:val="24"/>
          <w:szCs w:val="24"/>
        </w:rPr>
        <w:t xml:space="preserve"> seu setor e o resultado esperado de cada entrevista.</w:t>
      </w:r>
    </w:p>
    <w:p w14:paraId="0E3F85A8" w14:textId="77777777" w:rsidR="00AB3291" w:rsidRPr="00AE3AF2" w:rsidRDefault="00AB3291" w:rsidP="006A1222">
      <w:pPr>
        <w:pStyle w:val="Ttulo"/>
        <w:jc w:val="both"/>
        <w:rPr>
          <w:rFonts w:cs="Arial"/>
          <w:b w:val="0"/>
          <w:sz w:val="24"/>
          <w:szCs w:val="24"/>
        </w:rPr>
      </w:pPr>
    </w:p>
    <w:p w14:paraId="1999EB6A" w14:textId="46A9F76E" w:rsidR="00AB3291" w:rsidRPr="00AE3AF2" w:rsidRDefault="00AB3291" w:rsidP="00AB3291">
      <w:pPr>
        <w:spacing w:line="360" w:lineRule="auto"/>
        <w:jc w:val="center"/>
      </w:pPr>
      <w:r w:rsidRPr="00AE3AF2">
        <w:rPr>
          <w:rFonts w:ascii="Arial" w:eastAsia="Arial" w:hAnsi="Arial" w:cs="Arial"/>
          <w:color w:val="404040" w:themeColor="text1" w:themeTint="BF"/>
          <w:sz w:val="24"/>
          <w:szCs w:val="24"/>
        </w:rPr>
        <w:t>Quadro 1 - Entrevistas</w:t>
      </w:r>
    </w:p>
    <w:tbl>
      <w:tblPr>
        <w:tblW w:w="9140" w:type="dxa"/>
        <w:tblCellMar>
          <w:left w:w="70" w:type="dxa"/>
          <w:right w:w="70" w:type="dxa"/>
        </w:tblCellMar>
        <w:tblLook w:val="04A0" w:firstRow="1" w:lastRow="0" w:firstColumn="1" w:lastColumn="0" w:noHBand="0" w:noVBand="1"/>
      </w:tblPr>
      <w:tblGrid>
        <w:gridCol w:w="1660"/>
        <w:gridCol w:w="2380"/>
        <w:gridCol w:w="1261"/>
        <w:gridCol w:w="4020"/>
      </w:tblGrid>
      <w:tr w:rsidR="00341159" w:rsidRPr="00AE3AF2" w14:paraId="43134C14" w14:textId="77777777" w:rsidTr="392E972C">
        <w:trPr>
          <w:trHeight w:val="300"/>
        </w:trPr>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AAAE54" w14:textId="0D0B7887" w:rsidR="00341159" w:rsidRPr="00AE3AF2" w:rsidRDefault="00341159" w:rsidP="00FE48B9">
            <w:pPr>
              <w:spacing w:line="360" w:lineRule="auto"/>
              <w:jc w:val="center"/>
              <w:rPr>
                <w:rFonts w:ascii="Arial" w:hAnsi="Arial" w:cs="Arial"/>
                <w:b/>
                <w:bCs/>
                <w:sz w:val="24"/>
                <w:szCs w:val="24"/>
              </w:rPr>
            </w:pPr>
            <w:r w:rsidRPr="00AE3AF2">
              <w:rPr>
                <w:rFonts w:ascii="Arial" w:hAnsi="Arial" w:cs="Arial"/>
                <w:b/>
                <w:bCs/>
                <w:sz w:val="24"/>
                <w:szCs w:val="24"/>
              </w:rPr>
              <w:t>Dia - Horário</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14:paraId="1CEEA3A9" w14:textId="77777777" w:rsidR="00341159" w:rsidRPr="00AE3AF2" w:rsidRDefault="00341159" w:rsidP="00FE48B9">
            <w:pPr>
              <w:spacing w:line="360" w:lineRule="auto"/>
              <w:jc w:val="center"/>
              <w:rPr>
                <w:rFonts w:ascii="Arial" w:hAnsi="Arial" w:cs="Arial"/>
                <w:b/>
                <w:bCs/>
                <w:sz w:val="24"/>
                <w:szCs w:val="24"/>
              </w:rPr>
            </w:pPr>
            <w:r w:rsidRPr="00AE3AF2">
              <w:rPr>
                <w:rFonts w:ascii="Arial" w:hAnsi="Arial" w:cs="Arial"/>
                <w:b/>
                <w:bCs/>
                <w:sz w:val="24"/>
                <w:szCs w:val="24"/>
              </w:rPr>
              <w:t>Entrevistado</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0A094764" w14:textId="77777777" w:rsidR="00341159" w:rsidRPr="00AE3AF2" w:rsidRDefault="00341159" w:rsidP="00FE48B9">
            <w:pPr>
              <w:spacing w:line="360" w:lineRule="auto"/>
              <w:jc w:val="center"/>
              <w:rPr>
                <w:rFonts w:ascii="Arial" w:hAnsi="Arial" w:cs="Arial"/>
                <w:b/>
                <w:bCs/>
                <w:sz w:val="24"/>
                <w:szCs w:val="24"/>
              </w:rPr>
            </w:pPr>
            <w:r w:rsidRPr="00AE3AF2">
              <w:rPr>
                <w:rFonts w:ascii="Arial" w:hAnsi="Arial" w:cs="Arial"/>
                <w:b/>
                <w:bCs/>
                <w:sz w:val="24"/>
                <w:szCs w:val="24"/>
              </w:rPr>
              <w:t>Setor</w:t>
            </w:r>
          </w:p>
        </w:tc>
        <w:tc>
          <w:tcPr>
            <w:tcW w:w="4020" w:type="dxa"/>
            <w:tcBorders>
              <w:top w:val="single" w:sz="4" w:space="0" w:color="auto"/>
              <w:left w:val="nil"/>
              <w:bottom w:val="single" w:sz="4" w:space="0" w:color="auto"/>
              <w:right w:val="single" w:sz="4" w:space="0" w:color="auto"/>
            </w:tcBorders>
            <w:shd w:val="clear" w:color="auto" w:fill="auto"/>
            <w:noWrap/>
            <w:vAlign w:val="center"/>
            <w:hideMark/>
          </w:tcPr>
          <w:p w14:paraId="21047543" w14:textId="77777777" w:rsidR="00341159" w:rsidRPr="00AE3AF2" w:rsidRDefault="00341159" w:rsidP="00FE48B9">
            <w:pPr>
              <w:spacing w:line="360" w:lineRule="auto"/>
              <w:jc w:val="center"/>
              <w:rPr>
                <w:rFonts w:ascii="Arial" w:hAnsi="Arial" w:cs="Arial"/>
                <w:b/>
                <w:bCs/>
                <w:sz w:val="24"/>
                <w:szCs w:val="24"/>
              </w:rPr>
            </w:pPr>
            <w:r w:rsidRPr="00AE3AF2">
              <w:rPr>
                <w:rFonts w:ascii="Arial" w:hAnsi="Arial" w:cs="Arial"/>
                <w:b/>
                <w:bCs/>
                <w:sz w:val="24"/>
                <w:szCs w:val="24"/>
              </w:rPr>
              <w:t>Resultado Esperado</w:t>
            </w:r>
          </w:p>
        </w:tc>
      </w:tr>
      <w:tr w:rsidR="00341159" w:rsidRPr="00AE3AF2" w14:paraId="6A10DAEE" w14:textId="77777777" w:rsidTr="392E972C">
        <w:trPr>
          <w:trHeight w:val="6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565A72B5" w14:textId="49609F9F"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21/02/2020             09:00</w:t>
            </w:r>
          </w:p>
        </w:tc>
        <w:tc>
          <w:tcPr>
            <w:tcW w:w="2380" w:type="dxa"/>
            <w:tcBorders>
              <w:top w:val="nil"/>
              <w:left w:val="nil"/>
              <w:bottom w:val="single" w:sz="4" w:space="0" w:color="auto"/>
              <w:right w:val="single" w:sz="4" w:space="0" w:color="auto"/>
            </w:tcBorders>
            <w:shd w:val="clear" w:color="auto" w:fill="auto"/>
            <w:noWrap/>
            <w:vAlign w:val="center"/>
            <w:hideMark/>
          </w:tcPr>
          <w:p w14:paraId="66EF629E" w14:textId="77777777"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Supervisor</w:t>
            </w:r>
          </w:p>
        </w:tc>
        <w:tc>
          <w:tcPr>
            <w:tcW w:w="1080" w:type="dxa"/>
            <w:tcBorders>
              <w:top w:val="nil"/>
              <w:left w:val="nil"/>
              <w:bottom w:val="single" w:sz="4" w:space="0" w:color="auto"/>
              <w:right w:val="single" w:sz="4" w:space="0" w:color="auto"/>
            </w:tcBorders>
            <w:shd w:val="clear" w:color="auto" w:fill="auto"/>
            <w:noWrap/>
            <w:vAlign w:val="center"/>
            <w:hideMark/>
          </w:tcPr>
          <w:p w14:paraId="08A73193" w14:textId="77777777"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RH</w:t>
            </w:r>
          </w:p>
        </w:tc>
        <w:tc>
          <w:tcPr>
            <w:tcW w:w="4020" w:type="dxa"/>
            <w:tcBorders>
              <w:top w:val="nil"/>
              <w:left w:val="nil"/>
              <w:bottom w:val="single" w:sz="4" w:space="0" w:color="auto"/>
              <w:right w:val="single" w:sz="4" w:space="0" w:color="auto"/>
            </w:tcBorders>
            <w:shd w:val="clear" w:color="auto" w:fill="auto"/>
            <w:hideMark/>
          </w:tcPr>
          <w:p w14:paraId="112596A4" w14:textId="77777777"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Entender uma visão geral de tudo que ocorre neste setor e todos os envolvidos</w:t>
            </w:r>
          </w:p>
        </w:tc>
      </w:tr>
      <w:tr w:rsidR="00341159" w:rsidRPr="00AE3AF2" w14:paraId="71C0FBA5" w14:textId="77777777" w:rsidTr="392E972C">
        <w:trPr>
          <w:trHeight w:val="9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23ABD5FF" w14:textId="7D532AE1"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21/02/2020            10:00</w:t>
            </w:r>
          </w:p>
        </w:tc>
        <w:tc>
          <w:tcPr>
            <w:tcW w:w="2380" w:type="dxa"/>
            <w:tcBorders>
              <w:top w:val="nil"/>
              <w:left w:val="nil"/>
              <w:bottom w:val="single" w:sz="4" w:space="0" w:color="auto"/>
              <w:right w:val="single" w:sz="4" w:space="0" w:color="auto"/>
            </w:tcBorders>
            <w:shd w:val="clear" w:color="auto" w:fill="auto"/>
            <w:noWrap/>
            <w:vAlign w:val="center"/>
            <w:hideMark/>
          </w:tcPr>
          <w:p w14:paraId="123D62F1" w14:textId="77777777"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Operadores</w:t>
            </w:r>
          </w:p>
        </w:tc>
        <w:tc>
          <w:tcPr>
            <w:tcW w:w="1080" w:type="dxa"/>
            <w:tcBorders>
              <w:top w:val="nil"/>
              <w:left w:val="nil"/>
              <w:bottom w:val="single" w:sz="4" w:space="0" w:color="auto"/>
              <w:right w:val="single" w:sz="4" w:space="0" w:color="auto"/>
            </w:tcBorders>
            <w:shd w:val="clear" w:color="auto" w:fill="auto"/>
            <w:noWrap/>
            <w:vAlign w:val="center"/>
            <w:hideMark/>
          </w:tcPr>
          <w:p w14:paraId="58098015" w14:textId="77777777"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RH</w:t>
            </w:r>
          </w:p>
        </w:tc>
        <w:tc>
          <w:tcPr>
            <w:tcW w:w="4020" w:type="dxa"/>
            <w:tcBorders>
              <w:top w:val="nil"/>
              <w:left w:val="nil"/>
              <w:bottom w:val="single" w:sz="4" w:space="0" w:color="auto"/>
              <w:right w:val="single" w:sz="4" w:space="0" w:color="auto"/>
            </w:tcBorders>
            <w:shd w:val="clear" w:color="auto" w:fill="auto"/>
            <w:hideMark/>
          </w:tcPr>
          <w:p w14:paraId="7F8378DF" w14:textId="77777777"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Obter detalhes de todos os processos realizados pelo setor diariamente e todos os envolvidos</w:t>
            </w:r>
          </w:p>
        </w:tc>
      </w:tr>
      <w:tr w:rsidR="00341159" w:rsidRPr="00AE3AF2" w14:paraId="11FFEC51" w14:textId="77777777" w:rsidTr="392E972C">
        <w:trPr>
          <w:trHeight w:val="6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1382D3DE" w14:textId="0D0BBF71"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21/02/2020             11:00</w:t>
            </w:r>
          </w:p>
        </w:tc>
        <w:tc>
          <w:tcPr>
            <w:tcW w:w="2380" w:type="dxa"/>
            <w:tcBorders>
              <w:top w:val="nil"/>
              <w:left w:val="nil"/>
              <w:bottom w:val="single" w:sz="4" w:space="0" w:color="auto"/>
              <w:right w:val="single" w:sz="4" w:space="0" w:color="auto"/>
            </w:tcBorders>
            <w:shd w:val="clear" w:color="auto" w:fill="auto"/>
            <w:vAlign w:val="center"/>
            <w:hideMark/>
          </w:tcPr>
          <w:p w14:paraId="1D06A6EB" w14:textId="77777777"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Coordenador e Operadores</w:t>
            </w:r>
          </w:p>
        </w:tc>
        <w:tc>
          <w:tcPr>
            <w:tcW w:w="1080" w:type="dxa"/>
            <w:tcBorders>
              <w:top w:val="nil"/>
              <w:left w:val="nil"/>
              <w:bottom w:val="single" w:sz="4" w:space="0" w:color="auto"/>
              <w:right w:val="single" w:sz="4" w:space="0" w:color="auto"/>
            </w:tcBorders>
            <w:shd w:val="clear" w:color="auto" w:fill="auto"/>
            <w:noWrap/>
            <w:vAlign w:val="center"/>
            <w:hideMark/>
          </w:tcPr>
          <w:p w14:paraId="233E52D9" w14:textId="77777777"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Financeiro</w:t>
            </w:r>
          </w:p>
        </w:tc>
        <w:tc>
          <w:tcPr>
            <w:tcW w:w="4020" w:type="dxa"/>
            <w:tcBorders>
              <w:top w:val="nil"/>
              <w:left w:val="nil"/>
              <w:bottom w:val="single" w:sz="4" w:space="0" w:color="auto"/>
              <w:right w:val="single" w:sz="4" w:space="0" w:color="auto"/>
            </w:tcBorders>
            <w:shd w:val="clear" w:color="auto" w:fill="auto"/>
            <w:vAlign w:val="bottom"/>
            <w:hideMark/>
          </w:tcPr>
          <w:p w14:paraId="28FD21A1" w14:textId="77777777"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Obter uma visão das interações com o RH, e quando essas interações ocorrem</w:t>
            </w:r>
          </w:p>
        </w:tc>
      </w:tr>
      <w:tr w:rsidR="00341159" w:rsidRPr="00AE3AF2" w14:paraId="5D553286" w14:textId="77777777" w:rsidTr="392E972C">
        <w:trPr>
          <w:trHeight w:val="6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22199633" w14:textId="4643DCAE"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21/02/2020             13:00</w:t>
            </w:r>
          </w:p>
        </w:tc>
        <w:tc>
          <w:tcPr>
            <w:tcW w:w="2380" w:type="dxa"/>
            <w:tcBorders>
              <w:top w:val="nil"/>
              <w:left w:val="nil"/>
              <w:bottom w:val="single" w:sz="4" w:space="0" w:color="auto"/>
              <w:right w:val="single" w:sz="4" w:space="0" w:color="auto"/>
            </w:tcBorders>
            <w:shd w:val="clear" w:color="auto" w:fill="auto"/>
            <w:noWrap/>
            <w:vAlign w:val="center"/>
            <w:hideMark/>
          </w:tcPr>
          <w:p w14:paraId="4AA3F3E6" w14:textId="77777777"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Supervisores de setores</w:t>
            </w:r>
          </w:p>
        </w:tc>
        <w:tc>
          <w:tcPr>
            <w:tcW w:w="1080" w:type="dxa"/>
            <w:tcBorders>
              <w:top w:val="nil"/>
              <w:left w:val="nil"/>
              <w:bottom w:val="single" w:sz="4" w:space="0" w:color="auto"/>
              <w:right w:val="single" w:sz="4" w:space="0" w:color="auto"/>
            </w:tcBorders>
            <w:shd w:val="clear" w:color="auto" w:fill="auto"/>
            <w:noWrap/>
            <w:vAlign w:val="center"/>
            <w:hideMark/>
          </w:tcPr>
          <w:p w14:paraId="0ED0A270" w14:textId="77777777"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Gerência</w:t>
            </w:r>
          </w:p>
        </w:tc>
        <w:tc>
          <w:tcPr>
            <w:tcW w:w="4020" w:type="dxa"/>
            <w:tcBorders>
              <w:top w:val="nil"/>
              <w:left w:val="nil"/>
              <w:bottom w:val="single" w:sz="4" w:space="0" w:color="auto"/>
              <w:right w:val="single" w:sz="4" w:space="0" w:color="auto"/>
            </w:tcBorders>
            <w:shd w:val="clear" w:color="auto" w:fill="auto"/>
            <w:vAlign w:val="bottom"/>
            <w:hideMark/>
          </w:tcPr>
          <w:p w14:paraId="74F45B08" w14:textId="77777777" w:rsidR="00341159" w:rsidRPr="00AE3AF2" w:rsidRDefault="00341159" w:rsidP="00FF1B74">
            <w:pPr>
              <w:spacing w:line="360" w:lineRule="auto"/>
              <w:jc w:val="center"/>
              <w:rPr>
                <w:rFonts w:ascii="Arial" w:hAnsi="Arial" w:cs="Arial"/>
                <w:sz w:val="24"/>
                <w:szCs w:val="24"/>
              </w:rPr>
            </w:pPr>
            <w:r w:rsidRPr="00AE3AF2">
              <w:rPr>
                <w:rFonts w:ascii="Arial" w:hAnsi="Arial" w:cs="Arial"/>
                <w:sz w:val="24"/>
                <w:szCs w:val="24"/>
              </w:rPr>
              <w:t>Obter uma visão das interações com o RH, e quando essas interações ocorrem</w:t>
            </w:r>
          </w:p>
        </w:tc>
      </w:tr>
    </w:tbl>
    <w:p w14:paraId="2BEDF4DF" w14:textId="09A56ABF" w:rsidR="00AC278C" w:rsidRPr="00AE3AF2" w:rsidRDefault="5CF3978D" w:rsidP="00FF1B74">
      <w:pPr>
        <w:pStyle w:val="Ttulo3"/>
        <w:spacing w:after="148"/>
        <w:ind w:left="-5"/>
        <w:rPr>
          <w:rFonts w:ascii="Arial" w:hAnsi="Arial" w:cs="Arial"/>
          <w:b/>
          <w:bCs/>
        </w:rPr>
      </w:pPr>
      <w:r w:rsidRPr="00AE3AF2">
        <w:rPr>
          <w:rFonts w:ascii="Arial" w:hAnsi="Arial" w:cs="Arial"/>
          <w:b/>
          <w:bCs/>
        </w:rPr>
        <w:t>Fonte: autoria própria</w:t>
      </w:r>
    </w:p>
    <w:p w14:paraId="29FCC91A" w14:textId="77777777" w:rsidR="00FF1B74" w:rsidRPr="00AE3AF2" w:rsidRDefault="00FF1B74" w:rsidP="00FF1B74"/>
    <w:p w14:paraId="4D6B33BD" w14:textId="3B59BE09" w:rsidR="00AC278C" w:rsidRPr="00AE3AF2" w:rsidRDefault="00811392" w:rsidP="006A1222">
      <w:pPr>
        <w:spacing w:line="360" w:lineRule="auto"/>
        <w:jc w:val="both"/>
        <w:rPr>
          <w:rFonts w:ascii="Arial" w:hAnsi="Arial" w:cs="Arial"/>
          <w:b/>
          <w:bCs/>
          <w:sz w:val="24"/>
          <w:szCs w:val="24"/>
        </w:rPr>
      </w:pPr>
      <w:r w:rsidRPr="00AE3AF2">
        <w:rPr>
          <w:rFonts w:ascii="Arial" w:hAnsi="Arial" w:cs="Arial"/>
          <w:b/>
          <w:bCs/>
          <w:sz w:val="24"/>
          <w:szCs w:val="24"/>
        </w:rPr>
        <w:t>2</w:t>
      </w:r>
      <w:r w:rsidR="00637B0F" w:rsidRPr="00AE3AF2">
        <w:rPr>
          <w:rFonts w:ascii="Arial" w:hAnsi="Arial" w:cs="Arial"/>
          <w:b/>
          <w:bCs/>
          <w:sz w:val="24"/>
          <w:szCs w:val="24"/>
        </w:rPr>
        <w:t xml:space="preserve">.4 </w:t>
      </w:r>
      <w:r w:rsidR="00812355" w:rsidRPr="00AE3AF2">
        <w:rPr>
          <w:rFonts w:ascii="Arial" w:hAnsi="Arial" w:cs="Arial"/>
          <w:b/>
          <w:bCs/>
          <w:sz w:val="24"/>
          <w:szCs w:val="24"/>
        </w:rPr>
        <w:t>Requisitos de Software</w:t>
      </w:r>
    </w:p>
    <w:p w14:paraId="4F9E6D0F" w14:textId="7202E59F" w:rsidR="000920C1" w:rsidRPr="00AE3AF2" w:rsidRDefault="00563654" w:rsidP="00563654">
      <w:pPr>
        <w:spacing w:line="360" w:lineRule="auto"/>
        <w:ind w:firstLine="709"/>
        <w:jc w:val="both"/>
        <w:rPr>
          <w:rFonts w:ascii="Arial" w:hAnsi="Arial" w:cs="Arial"/>
          <w:sz w:val="24"/>
          <w:szCs w:val="24"/>
        </w:rPr>
      </w:pPr>
      <w:r w:rsidRPr="00AE3AF2">
        <w:rPr>
          <w:rFonts w:ascii="Arial" w:hAnsi="Arial" w:cs="Arial"/>
          <w:sz w:val="24"/>
          <w:szCs w:val="24"/>
        </w:rPr>
        <w:t>Segundo Paula Filho (2008) os requisitos funcionais descrevem a funcionalidade ou os serviços que se espera que o sistema realize em benefício dos usuários. Eles variam de acordo com o tipo de software em desenvolvimento.</w:t>
      </w:r>
    </w:p>
    <w:p w14:paraId="1FB312D6" w14:textId="665C6746" w:rsidR="000920C1" w:rsidRPr="00AE3AF2" w:rsidRDefault="00563654" w:rsidP="00F10377">
      <w:pPr>
        <w:spacing w:line="360" w:lineRule="auto"/>
        <w:ind w:firstLine="709"/>
        <w:jc w:val="both"/>
        <w:rPr>
          <w:rFonts w:ascii="Arial" w:hAnsi="Arial" w:cs="Arial"/>
          <w:b/>
          <w:bCs/>
          <w:sz w:val="24"/>
          <w:szCs w:val="24"/>
        </w:rPr>
      </w:pPr>
      <w:r w:rsidRPr="00AE3AF2">
        <w:rPr>
          <w:rFonts w:ascii="Arial" w:hAnsi="Arial" w:cs="Arial"/>
          <w:sz w:val="24"/>
          <w:szCs w:val="24"/>
        </w:rPr>
        <w:lastRenderedPageBreak/>
        <w:t>Os requisitos não funcionais são aqueles que não dizem respeito diretamente às funcionalidades fornecidas pelo sistema. Podem estar relacionados a propriedades de sistemas emergentes, como confiabilidade, tempo de resposta, espaço em disco, desempenho e outros atributos de qualidade do produto Segundo Paula Filho (2008).</w:t>
      </w:r>
    </w:p>
    <w:p w14:paraId="07C3706B" w14:textId="15193DC8" w:rsidR="2642B0A3" w:rsidRPr="00AE3AF2" w:rsidRDefault="2642B0A3" w:rsidP="2642B0A3">
      <w:pPr>
        <w:spacing w:line="360" w:lineRule="auto"/>
        <w:ind w:firstLine="709"/>
        <w:jc w:val="both"/>
        <w:rPr>
          <w:rFonts w:ascii="Arial" w:hAnsi="Arial" w:cs="Arial"/>
          <w:sz w:val="24"/>
          <w:szCs w:val="24"/>
        </w:rPr>
      </w:pPr>
    </w:p>
    <w:p w14:paraId="2085027C" w14:textId="77777777" w:rsidR="00A6370D" w:rsidRPr="00AE3AF2" w:rsidRDefault="00811392" w:rsidP="00A6370D">
      <w:pPr>
        <w:pStyle w:val="Ttulo3"/>
        <w:spacing w:after="231"/>
        <w:ind w:left="-5"/>
        <w:rPr>
          <w:ins w:id="1" w:author="MARIA DAS GRACAS J. M. TOMAZELA" w:date="2021-04-06T15:30:00Z"/>
          <w:rFonts w:ascii="Arial" w:hAnsi="Arial" w:cs="Arial"/>
          <w:b/>
          <w:bCs/>
        </w:rPr>
      </w:pPr>
      <w:r w:rsidRPr="00AE3AF2">
        <w:rPr>
          <w:rFonts w:ascii="Arial" w:hAnsi="Arial" w:cs="Arial"/>
          <w:b/>
          <w:bCs/>
        </w:rPr>
        <w:t>2</w:t>
      </w:r>
      <w:r w:rsidR="00BB3383" w:rsidRPr="00AE3AF2">
        <w:rPr>
          <w:rFonts w:ascii="Arial" w:hAnsi="Arial" w:cs="Arial"/>
          <w:b/>
          <w:bCs/>
        </w:rPr>
        <w:t>.4.1</w:t>
      </w:r>
      <w:r w:rsidR="00AC278C" w:rsidRPr="00AE3AF2">
        <w:rPr>
          <w:rFonts w:ascii="Arial" w:hAnsi="Arial" w:cs="Arial"/>
          <w:b/>
          <w:bCs/>
        </w:rPr>
        <w:t>.</w:t>
      </w:r>
      <w:r w:rsidR="00BB3383" w:rsidRPr="00AE3AF2">
        <w:rPr>
          <w:rFonts w:ascii="Arial" w:hAnsi="Arial" w:cs="Arial"/>
          <w:b/>
          <w:bCs/>
        </w:rPr>
        <w:t xml:space="preserve"> – Requisitos Funcionais</w:t>
      </w:r>
    </w:p>
    <w:p w14:paraId="3DFF9D87" w14:textId="78518956" w:rsidR="3168B8FD" w:rsidRPr="00AE3AF2" w:rsidRDefault="00C434B5" w:rsidP="180B7333">
      <w:pPr>
        <w:rPr>
          <w:rFonts w:ascii="Arial" w:eastAsia="Arial" w:hAnsi="Arial" w:cs="Arial"/>
          <w:sz w:val="24"/>
          <w:szCs w:val="24"/>
        </w:rPr>
      </w:pPr>
      <w:r w:rsidRPr="00AE3AF2">
        <w:rPr>
          <w:rFonts w:ascii="Arial" w:eastAsia="Arial" w:hAnsi="Arial" w:cs="Arial"/>
          <w:sz w:val="24"/>
          <w:szCs w:val="24"/>
        </w:rPr>
        <w:t xml:space="preserve">Os requisitos </w:t>
      </w:r>
      <w:r w:rsidR="69D6EDE8" w:rsidRPr="00AE3AF2">
        <w:rPr>
          <w:rFonts w:ascii="Arial" w:eastAsia="Arial" w:hAnsi="Arial" w:cs="Arial"/>
          <w:sz w:val="24"/>
          <w:szCs w:val="24"/>
        </w:rPr>
        <w:t xml:space="preserve">funcionais </w:t>
      </w:r>
      <w:r w:rsidRPr="00AE3AF2">
        <w:rPr>
          <w:rFonts w:ascii="Arial" w:eastAsia="Arial" w:hAnsi="Arial" w:cs="Arial"/>
          <w:sz w:val="24"/>
          <w:szCs w:val="24"/>
        </w:rPr>
        <w:t xml:space="preserve">elencados para este sistema são </w:t>
      </w:r>
      <w:r w:rsidRPr="00A50956">
        <w:rPr>
          <w:rFonts w:ascii="Arial" w:eastAsia="Arial" w:hAnsi="Arial" w:cs="Arial"/>
          <w:sz w:val="24"/>
          <w:szCs w:val="24"/>
          <w:highlight w:val="yellow"/>
        </w:rPr>
        <w:t>os</w:t>
      </w:r>
      <w:r w:rsidR="00A50956">
        <w:rPr>
          <w:rFonts w:ascii="Arial" w:eastAsia="Arial" w:hAnsi="Arial" w:cs="Arial"/>
          <w:sz w:val="24"/>
          <w:szCs w:val="24"/>
        </w:rPr>
        <w:t>(tirar)</w:t>
      </w:r>
      <w:r w:rsidRPr="00AE3AF2">
        <w:rPr>
          <w:rFonts w:ascii="Arial" w:eastAsia="Arial" w:hAnsi="Arial" w:cs="Arial"/>
          <w:sz w:val="24"/>
          <w:szCs w:val="24"/>
        </w:rPr>
        <w:t xml:space="preserve"> apresentados a seguir.</w:t>
      </w:r>
    </w:p>
    <w:p w14:paraId="5FA2C5A7" w14:textId="77777777" w:rsidR="000874CA" w:rsidRPr="00AE3AF2" w:rsidRDefault="00A6370D" w:rsidP="000874CA">
      <w:pPr>
        <w:pStyle w:val="Ttulo4"/>
        <w:numPr>
          <w:ilvl w:val="0"/>
          <w:numId w:val="15"/>
        </w:numPr>
        <w:spacing w:line="360" w:lineRule="auto"/>
        <w:ind w:right="0"/>
        <w:rPr>
          <w:rFonts w:ascii="Arial" w:hAnsi="Arial" w:cs="Arial"/>
          <w:b/>
          <w:bCs/>
          <w:i w:val="0"/>
          <w:iCs w:val="0"/>
          <w:color w:val="auto"/>
        </w:rPr>
      </w:pPr>
      <w:r w:rsidRPr="00AE3AF2">
        <w:rPr>
          <w:rFonts w:ascii="Arial" w:hAnsi="Arial" w:cs="Arial"/>
          <w:szCs w:val="24"/>
        </w:rPr>
        <w:t xml:space="preserve"> </w:t>
      </w:r>
      <w:proofErr w:type="spellStart"/>
      <w:r w:rsidR="000874CA" w:rsidRPr="00AE3AF2">
        <w:rPr>
          <w:rFonts w:ascii="Arial" w:hAnsi="Arial" w:cs="Arial"/>
          <w:b/>
          <w:bCs/>
          <w:i w:val="0"/>
          <w:iCs w:val="0"/>
          <w:color w:val="auto"/>
        </w:rPr>
        <w:t>RF01</w:t>
      </w:r>
      <w:proofErr w:type="spellEnd"/>
      <w:r w:rsidR="000874CA" w:rsidRPr="00AE3AF2">
        <w:rPr>
          <w:rFonts w:ascii="Arial" w:hAnsi="Arial" w:cs="Arial"/>
          <w:b/>
          <w:bCs/>
          <w:i w:val="0"/>
          <w:iCs w:val="0"/>
          <w:color w:val="auto"/>
        </w:rPr>
        <w:t xml:space="preserve"> - Promover Colaborador por Cargo</w:t>
      </w:r>
    </w:p>
    <w:p w14:paraId="02858D89" w14:textId="48C10A88" w:rsidR="000874CA" w:rsidRPr="00AE3AF2" w:rsidRDefault="000874CA" w:rsidP="000874CA">
      <w:pPr>
        <w:spacing w:line="360" w:lineRule="auto"/>
        <w:ind w:firstLine="721"/>
        <w:jc w:val="both"/>
        <w:rPr>
          <w:rFonts w:ascii="Arial" w:hAnsi="Arial" w:cs="Arial"/>
          <w:sz w:val="24"/>
          <w:szCs w:val="24"/>
        </w:rPr>
      </w:pPr>
      <w:r w:rsidRPr="00AE3AF2">
        <w:rPr>
          <w:rFonts w:ascii="Arial" w:hAnsi="Arial" w:cs="Arial"/>
          <w:sz w:val="24"/>
          <w:szCs w:val="24"/>
        </w:rPr>
        <w:t xml:space="preserve">Permite promover o colaborador </w:t>
      </w:r>
      <w:r w:rsidR="73852D85" w:rsidRPr="00AE3AF2">
        <w:rPr>
          <w:rFonts w:ascii="Arial" w:hAnsi="Arial" w:cs="Arial"/>
          <w:sz w:val="24"/>
          <w:szCs w:val="24"/>
        </w:rPr>
        <w:t xml:space="preserve">(ou grupo de colaboradores) </w:t>
      </w:r>
      <w:r w:rsidRPr="00AE3AF2">
        <w:rPr>
          <w:rFonts w:ascii="Arial" w:hAnsi="Arial" w:cs="Arial"/>
          <w:sz w:val="24"/>
          <w:szCs w:val="24"/>
        </w:rPr>
        <w:t xml:space="preserve">por cargo, definindo </w:t>
      </w:r>
      <w:r w:rsidR="00D10AB7" w:rsidRPr="00AE3AF2">
        <w:rPr>
          <w:rFonts w:ascii="Arial" w:hAnsi="Arial" w:cs="Arial"/>
          <w:sz w:val="24"/>
          <w:szCs w:val="24"/>
          <w:highlight w:val="yellow"/>
        </w:rPr>
        <w:t>seu</w:t>
      </w:r>
      <w:r w:rsidR="00AE3AF2">
        <w:rPr>
          <w:rFonts w:ascii="Arial" w:hAnsi="Arial" w:cs="Arial"/>
          <w:sz w:val="24"/>
          <w:szCs w:val="24"/>
        </w:rPr>
        <w:t xml:space="preserve"> </w:t>
      </w:r>
      <w:r w:rsidR="00AE3AF2" w:rsidRPr="00AE3AF2">
        <w:rPr>
          <w:rFonts w:ascii="Arial" w:hAnsi="Arial" w:cs="Arial"/>
          <w:sz w:val="24"/>
          <w:szCs w:val="24"/>
          <w:highlight w:val="yellow"/>
        </w:rPr>
        <w:t>tirar</w:t>
      </w:r>
      <w:r w:rsidR="00D10AB7" w:rsidRPr="00AE3AF2">
        <w:rPr>
          <w:rFonts w:ascii="Arial" w:hAnsi="Arial" w:cs="Arial"/>
          <w:sz w:val="24"/>
          <w:szCs w:val="24"/>
        </w:rPr>
        <w:t xml:space="preserve"> </w:t>
      </w:r>
      <w:r w:rsidR="00AE3AF2">
        <w:rPr>
          <w:rFonts w:ascii="Arial" w:hAnsi="Arial" w:cs="Arial"/>
          <w:sz w:val="24"/>
          <w:szCs w:val="24"/>
        </w:rPr>
        <w:t xml:space="preserve">o </w:t>
      </w:r>
      <w:r w:rsidR="00D10AB7" w:rsidRPr="00AE3AF2">
        <w:rPr>
          <w:rFonts w:ascii="Arial" w:hAnsi="Arial" w:cs="Arial"/>
          <w:sz w:val="24"/>
          <w:szCs w:val="24"/>
        </w:rPr>
        <w:t xml:space="preserve">novo </w:t>
      </w:r>
      <w:r w:rsidRPr="00AE3AF2">
        <w:rPr>
          <w:rFonts w:ascii="Arial" w:hAnsi="Arial" w:cs="Arial"/>
          <w:sz w:val="24"/>
          <w:szCs w:val="24"/>
        </w:rPr>
        <w:t xml:space="preserve">salário </w:t>
      </w:r>
      <w:r w:rsidR="00D10AB7" w:rsidRPr="00AE3AF2">
        <w:rPr>
          <w:rFonts w:ascii="Arial" w:hAnsi="Arial" w:cs="Arial"/>
          <w:sz w:val="24"/>
          <w:szCs w:val="24"/>
        </w:rPr>
        <w:t>de acordo com os limites estabelecidos no cargo da promoção</w:t>
      </w:r>
      <w:r w:rsidRPr="00AE3AF2">
        <w:rPr>
          <w:rFonts w:ascii="Arial" w:hAnsi="Arial" w:cs="Arial"/>
          <w:sz w:val="24"/>
          <w:szCs w:val="24"/>
        </w:rPr>
        <w:t>.</w:t>
      </w:r>
    </w:p>
    <w:p w14:paraId="58936988" w14:textId="77777777" w:rsidR="000874CA" w:rsidRPr="00AE3AF2" w:rsidRDefault="000874CA" w:rsidP="000874CA">
      <w:pPr>
        <w:pStyle w:val="Ttulo4"/>
        <w:numPr>
          <w:ilvl w:val="0"/>
          <w:numId w:val="15"/>
        </w:numPr>
        <w:spacing w:line="360" w:lineRule="auto"/>
        <w:ind w:right="0"/>
        <w:rPr>
          <w:rFonts w:ascii="Arial" w:hAnsi="Arial" w:cs="Arial"/>
          <w:b/>
          <w:bCs/>
          <w:i w:val="0"/>
          <w:iCs w:val="0"/>
          <w:color w:val="auto"/>
        </w:rPr>
      </w:pPr>
      <w:proofErr w:type="spellStart"/>
      <w:r w:rsidRPr="00AE3AF2">
        <w:rPr>
          <w:rFonts w:ascii="Arial" w:hAnsi="Arial" w:cs="Arial"/>
          <w:b/>
          <w:bCs/>
          <w:i w:val="0"/>
          <w:iCs w:val="0"/>
          <w:color w:val="auto"/>
        </w:rPr>
        <w:t>RF02</w:t>
      </w:r>
      <w:proofErr w:type="spellEnd"/>
      <w:r w:rsidRPr="00AE3AF2">
        <w:rPr>
          <w:rFonts w:ascii="Arial" w:hAnsi="Arial" w:cs="Arial"/>
          <w:b/>
          <w:bCs/>
          <w:i w:val="0"/>
          <w:iCs w:val="0"/>
          <w:color w:val="auto"/>
        </w:rPr>
        <w:t xml:space="preserve"> - Promover Colaborador por Salário</w:t>
      </w:r>
    </w:p>
    <w:p w14:paraId="2A44590E" w14:textId="164C0AD1" w:rsidR="000874CA" w:rsidRPr="00AE3AF2" w:rsidRDefault="000874CA" w:rsidP="2642B0A3">
      <w:pPr>
        <w:spacing w:line="360" w:lineRule="auto"/>
        <w:ind w:firstLine="721"/>
        <w:jc w:val="both"/>
        <w:rPr>
          <w:rFonts w:ascii="Arial" w:hAnsi="Arial" w:cs="Arial"/>
          <w:sz w:val="24"/>
          <w:szCs w:val="24"/>
        </w:rPr>
      </w:pPr>
      <w:r w:rsidRPr="00AE3AF2">
        <w:rPr>
          <w:rFonts w:ascii="Arial" w:hAnsi="Arial" w:cs="Arial"/>
          <w:sz w:val="24"/>
          <w:szCs w:val="24"/>
        </w:rPr>
        <w:t>Permite promover o colaborador</w:t>
      </w:r>
      <w:r w:rsidR="14B6ED0F" w:rsidRPr="00AE3AF2">
        <w:rPr>
          <w:rFonts w:ascii="Arial" w:hAnsi="Arial" w:cs="Arial"/>
          <w:sz w:val="24"/>
          <w:szCs w:val="24"/>
        </w:rPr>
        <w:t xml:space="preserve"> (ou grupo de colaboradores)</w:t>
      </w:r>
      <w:r w:rsidRPr="00AE3AF2">
        <w:rPr>
          <w:rFonts w:ascii="Arial" w:hAnsi="Arial" w:cs="Arial"/>
          <w:sz w:val="24"/>
          <w:szCs w:val="24"/>
        </w:rPr>
        <w:t xml:space="preserve"> por salário, definindo o </w:t>
      </w:r>
      <w:r w:rsidR="00AE3AF2" w:rsidRPr="00AE3AF2">
        <w:rPr>
          <w:rFonts w:ascii="Arial" w:hAnsi="Arial" w:cs="Arial"/>
          <w:sz w:val="24"/>
          <w:szCs w:val="24"/>
          <w:highlight w:val="yellow"/>
        </w:rPr>
        <w:t>novo</w:t>
      </w:r>
      <w:r w:rsidR="00AE3AF2">
        <w:rPr>
          <w:rFonts w:ascii="Arial" w:hAnsi="Arial" w:cs="Arial"/>
          <w:sz w:val="24"/>
          <w:szCs w:val="24"/>
        </w:rPr>
        <w:t xml:space="preserve"> </w:t>
      </w:r>
      <w:r w:rsidRPr="00AE3AF2">
        <w:rPr>
          <w:rFonts w:ascii="Arial" w:hAnsi="Arial" w:cs="Arial"/>
          <w:sz w:val="24"/>
          <w:szCs w:val="24"/>
        </w:rPr>
        <w:t>salário de acordo com os limites do atual cargo do colaborador.</w:t>
      </w:r>
    </w:p>
    <w:p w14:paraId="70052F87" w14:textId="77777777" w:rsidR="00A6370D" w:rsidRPr="00AE3AF2" w:rsidRDefault="00A6370D" w:rsidP="00A6370D"/>
    <w:p w14:paraId="5300D59C" w14:textId="6DA47152" w:rsidR="00BB3383" w:rsidRPr="00AE3AF2" w:rsidRDefault="6D57B0EC" w:rsidP="00A6370D">
      <w:pPr>
        <w:pStyle w:val="Ttulo3"/>
        <w:numPr>
          <w:ilvl w:val="0"/>
          <w:numId w:val="18"/>
        </w:numPr>
        <w:ind w:left="714" w:hanging="357"/>
        <w:rPr>
          <w:rFonts w:ascii="Arial" w:eastAsiaTheme="majorEastAsia" w:hAnsi="Arial" w:cs="Arial"/>
          <w:b/>
          <w:bCs/>
          <w:szCs w:val="22"/>
          <w:lang w:eastAsia="pt-BR"/>
        </w:rPr>
      </w:pPr>
      <w:proofErr w:type="spellStart"/>
      <w:r w:rsidRPr="00AE3AF2">
        <w:rPr>
          <w:rFonts w:ascii="Arial" w:eastAsiaTheme="majorEastAsia" w:hAnsi="Arial" w:cs="Arial"/>
          <w:b/>
          <w:bCs/>
          <w:szCs w:val="22"/>
          <w:lang w:eastAsia="pt-BR"/>
        </w:rPr>
        <w:t>RF</w:t>
      </w:r>
      <w:r w:rsidR="000874CA" w:rsidRPr="00AE3AF2">
        <w:rPr>
          <w:rFonts w:ascii="Arial" w:eastAsiaTheme="majorEastAsia" w:hAnsi="Arial" w:cs="Arial"/>
          <w:b/>
          <w:bCs/>
          <w:szCs w:val="22"/>
          <w:lang w:eastAsia="pt-BR"/>
        </w:rPr>
        <w:t>0</w:t>
      </w:r>
      <w:r w:rsidR="00B1313B" w:rsidRPr="00AE3AF2">
        <w:rPr>
          <w:rFonts w:ascii="Arial" w:eastAsiaTheme="majorEastAsia" w:hAnsi="Arial" w:cs="Arial"/>
          <w:b/>
          <w:bCs/>
          <w:szCs w:val="22"/>
          <w:lang w:eastAsia="pt-BR"/>
        </w:rPr>
        <w:t>3</w:t>
      </w:r>
      <w:proofErr w:type="spellEnd"/>
      <w:r w:rsidRPr="00AE3AF2">
        <w:rPr>
          <w:rFonts w:ascii="Arial" w:eastAsiaTheme="majorEastAsia" w:hAnsi="Arial" w:cs="Arial"/>
          <w:b/>
          <w:bCs/>
          <w:szCs w:val="22"/>
          <w:lang w:eastAsia="pt-BR"/>
        </w:rPr>
        <w:t xml:space="preserve"> - </w:t>
      </w:r>
      <w:r w:rsidR="00BB3383" w:rsidRPr="00AE3AF2">
        <w:rPr>
          <w:rFonts w:ascii="Arial" w:eastAsiaTheme="majorEastAsia" w:hAnsi="Arial" w:cs="Arial"/>
          <w:b/>
          <w:bCs/>
          <w:szCs w:val="22"/>
          <w:lang w:eastAsia="pt-BR"/>
        </w:rPr>
        <w:t xml:space="preserve">Consultar </w:t>
      </w:r>
      <w:r w:rsidR="00A50B1A" w:rsidRPr="00AE3AF2">
        <w:rPr>
          <w:rFonts w:ascii="Arial" w:eastAsiaTheme="majorEastAsia" w:hAnsi="Arial" w:cs="Arial"/>
          <w:b/>
          <w:bCs/>
          <w:szCs w:val="22"/>
          <w:lang w:eastAsia="pt-BR"/>
        </w:rPr>
        <w:t>hist</w:t>
      </w:r>
      <w:r w:rsidR="003236AF" w:rsidRPr="00AE3AF2">
        <w:rPr>
          <w:rFonts w:ascii="Arial" w:eastAsiaTheme="majorEastAsia" w:hAnsi="Arial" w:cs="Arial"/>
          <w:b/>
          <w:bCs/>
          <w:szCs w:val="22"/>
          <w:lang w:eastAsia="pt-BR"/>
        </w:rPr>
        <w:t xml:space="preserve">órico dos </w:t>
      </w:r>
      <w:r w:rsidR="000F6E3F" w:rsidRPr="00AE3AF2">
        <w:rPr>
          <w:rFonts w:ascii="Arial" w:eastAsiaTheme="majorEastAsia" w:hAnsi="Arial" w:cs="Arial"/>
          <w:b/>
          <w:bCs/>
          <w:szCs w:val="22"/>
          <w:lang w:eastAsia="pt-BR"/>
        </w:rPr>
        <w:t>colaboradores</w:t>
      </w:r>
    </w:p>
    <w:p w14:paraId="620F98F6" w14:textId="4395DFC8" w:rsidR="00BB3383" w:rsidRPr="00AE3AF2" w:rsidRDefault="00BB3383" w:rsidP="006A1222">
      <w:pPr>
        <w:spacing w:after="326" w:line="360" w:lineRule="auto"/>
        <w:ind w:firstLine="721"/>
        <w:jc w:val="both"/>
        <w:rPr>
          <w:rFonts w:ascii="Arial" w:hAnsi="Arial" w:cs="Arial"/>
          <w:sz w:val="24"/>
          <w:szCs w:val="24"/>
        </w:rPr>
      </w:pPr>
      <w:r w:rsidRPr="00AE3AF2">
        <w:rPr>
          <w:rFonts w:ascii="Arial" w:hAnsi="Arial" w:cs="Arial"/>
          <w:sz w:val="24"/>
          <w:szCs w:val="24"/>
        </w:rPr>
        <w:t>Permit</w:t>
      </w:r>
      <w:r w:rsidR="00FE522E" w:rsidRPr="00AE3AF2">
        <w:rPr>
          <w:rFonts w:ascii="Arial" w:hAnsi="Arial" w:cs="Arial"/>
          <w:sz w:val="24"/>
          <w:szCs w:val="24"/>
        </w:rPr>
        <w:t>e</w:t>
      </w:r>
      <w:r w:rsidRPr="00AE3AF2">
        <w:rPr>
          <w:rFonts w:ascii="Arial" w:hAnsi="Arial" w:cs="Arial"/>
          <w:sz w:val="24"/>
          <w:szCs w:val="24"/>
        </w:rPr>
        <w:t xml:space="preserve"> </w:t>
      </w:r>
      <w:r w:rsidR="004D18D3" w:rsidRPr="00AE3AF2">
        <w:rPr>
          <w:rFonts w:ascii="Arial" w:hAnsi="Arial" w:cs="Arial"/>
          <w:sz w:val="24"/>
          <w:szCs w:val="24"/>
        </w:rPr>
        <w:t>consultar o histórico dos colaboradores, nesse histórico é possível ver</w:t>
      </w:r>
      <w:r w:rsidR="00A13266" w:rsidRPr="00AE3AF2">
        <w:rPr>
          <w:rFonts w:ascii="Arial" w:hAnsi="Arial" w:cs="Arial"/>
          <w:sz w:val="24"/>
          <w:szCs w:val="24"/>
        </w:rPr>
        <w:t xml:space="preserve"> uma linha do tempo com</w:t>
      </w:r>
      <w:r w:rsidR="00EA4B0D" w:rsidRPr="00AE3AF2">
        <w:rPr>
          <w:rFonts w:ascii="Arial" w:hAnsi="Arial" w:cs="Arial"/>
          <w:sz w:val="24"/>
          <w:szCs w:val="24"/>
        </w:rPr>
        <w:t xml:space="preserve"> todas as</w:t>
      </w:r>
      <w:r w:rsidR="004D18D3" w:rsidRPr="00AE3AF2">
        <w:rPr>
          <w:rFonts w:ascii="Arial" w:hAnsi="Arial" w:cs="Arial"/>
          <w:sz w:val="24"/>
          <w:szCs w:val="24"/>
        </w:rPr>
        <w:t xml:space="preserve"> informações </w:t>
      </w:r>
      <w:r w:rsidR="00EA4B0D" w:rsidRPr="00AE3AF2">
        <w:rPr>
          <w:rFonts w:ascii="Arial" w:hAnsi="Arial" w:cs="Arial"/>
          <w:sz w:val="24"/>
          <w:szCs w:val="24"/>
        </w:rPr>
        <w:t xml:space="preserve">de </w:t>
      </w:r>
      <w:r w:rsidR="004D18D3" w:rsidRPr="00AE3AF2">
        <w:rPr>
          <w:rFonts w:ascii="Arial" w:hAnsi="Arial" w:cs="Arial"/>
          <w:sz w:val="24"/>
          <w:szCs w:val="24"/>
        </w:rPr>
        <w:t>alterações no salário, cargo e benefício</w:t>
      </w:r>
      <w:r w:rsidR="031EB9D3" w:rsidRPr="00AE3AF2">
        <w:rPr>
          <w:rFonts w:ascii="Arial" w:hAnsi="Arial" w:cs="Arial"/>
          <w:sz w:val="24"/>
          <w:szCs w:val="24"/>
        </w:rPr>
        <w:t>s</w:t>
      </w:r>
      <w:r w:rsidRPr="00AE3AF2">
        <w:rPr>
          <w:rFonts w:ascii="Arial" w:hAnsi="Arial" w:cs="Arial"/>
          <w:sz w:val="24"/>
          <w:szCs w:val="24"/>
        </w:rPr>
        <w:t xml:space="preserve">. </w:t>
      </w:r>
    </w:p>
    <w:p w14:paraId="04468BB7" w14:textId="1B8159F9" w:rsidR="000874CA" w:rsidRPr="00AE3AF2" w:rsidRDefault="000874CA" w:rsidP="000874CA">
      <w:pPr>
        <w:pStyle w:val="Ttulo4"/>
        <w:numPr>
          <w:ilvl w:val="0"/>
          <w:numId w:val="15"/>
        </w:numPr>
        <w:spacing w:line="360" w:lineRule="auto"/>
        <w:ind w:right="0"/>
        <w:rPr>
          <w:rFonts w:ascii="Arial" w:hAnsi="Arial" w:cs="Arial"/>
          <w:b/>
          <w:bCs/>
          <w:i w:val="0"/>
          <w:iCs w:val="0"/>
        </w:rPr>
      </w:pPr>
      <w:proofErr w:type="spellStart"/>
      <w:r w:rsidRPr="00AE3AF2">
        <w:rPr>
          <w:rFonts w:ascii="Arial" w:hAnsi="Arial" w:cs="Arial"/>
          <w:b/>
          <w:bCs/>
          <w:i w:val="0"/>
          <w:iCs w:val="0"/>
          <w:color w:val="auto"/>
        </w:rPr>
        <w:t>RF04</w:t>
      </w:r>
      <w:proofErr w:type="spellEnd"/>
      <w:r w:rsidRPr="00AE3AF2">
        <w:rPr>
          <w:rFonts w:ascii="Arial" w:hAnsi="Arial" w:cs="Arial"/>
          <w:b/>
          <w:bCs/>
          <w:i w:val="0"/>
          <w:iCs w:val="0"/>
          <w:color w:val="auto"/>
        </w:rPr>
        <w:t xml:space="preserve"> - Gerenciar </w:t>
      </w:r>
      <w:r w:rsidR="00F76F8E" w:rsidRPr="00AE3AF2">
        <w:rPr>
          <w:rFonts w:ascii="Arial" w:hAnsi="Arial" w:cs="Arial"/>
          <w:b/>
          <w:bCs/>
          <w:i w:val="0"/>
          <w:iCs w:val="0"/>
          <w:color w:val="auto"/>
        </w:rPr>
        <w:t>D</w:t>
      </w:r>
      <w:r w:rsidRPr="00AE3AF2">
        <w:rPr>
          <w:rFonts w:ascii="Arial" w:hAnsi="Arial" w:cs="Arial"/>
          <w:b/>
          <w:bCs/>
          <w:i w:val="0"/>
          <w:iCs w:val="0"/>
          <w:color w:val="auto"/>
        </w:rPr>
        <w:t>epartamentos</w:t>
      </w:r>
    </w:p>
    <w:p w14:paraId="3878905A" w14:textId="5C530E54" w:rsidR="000874CA" w:rsidRPr="00AE3AF2" w:rsidRDefault="000874CA" w:rsidP="000874CA">
      <w:pPr>
        <w:spacing w:after="326" w:line="360" w:lineRule="auto"/>
        <w:ind w:firstLine="721"/>
        <w:jc w:val="both"/>
        <w:rPr>
          <w:rFonts w:ascii="Arial" w:hAnsi="Arial" w:cs="Arial"/>
          <w:sz w:val="24"/>
          <w:szCs w:val="24"/>
        </w:rPr>
      </w:pPr>
      <w:r w:rsidRPr="00AE3AF2">
        <w:rPr>
          <w:rFonts w:ascii="Arial" w:hAnsi="Arial" w:cs="Arial"/>
          <w:sz w:val="24"/>
          <w:szCs w:val="24"/>
        </w:rPr>
        <w:t xml:space="preserve">Permite </w:t>
      </w:r>
      <w:r w:rsidR="009A7A25" w:rsidRPr="00AE3AF2">
        <w:rPr>
          <w:rFonts w:ascii="Arial" w:hAnsi="Arial" w:cs="Arial"/>
          <w:sz w:val="24"/>
          <w:szCs w:val="24"/>
        </w:rPr>
        <w:t>gerenciar departamentos (buscar, listar, inserir, atualizar e excluir).</w:t>
      </w:r>
    </w:p>
    <w:p w14:paraId="4337102B" w14:textId="6947E104" w:rsidR="002638E6" w:rsidRPr="00AE3AF2" w:rsidRDefault="00B1313B" w:rsidP="002638E6">
      <w:pPr>
        <w:pStyle w:val="PargrafodaLista"/>
        <w:numPr>
          <w:ilvl w:val="0"/>
          <w:numId w:val="18"/>
        </w:numPr>
        <w:spacing w:line="360" w:lineRule="auto"/>
        <w:ind w:left="714" w:hanging="357"/>
        <w:jc w:val="both"/>
        <w:rPr>
          <w:rFonts w:ascii="Arial" w:eastAsiaTheme="majorEastAsia" w:hAnsi="Arial" w:cs="Arial"/>
          <w:b/>
          <w:bCs/>
          <w:szCs w:val="22"/>
          <w:lang w:val="pt-BR" w:eastAsia="pt-BR"/>
        </w:rPr>
      </w:pPr>
      <w:proofErr w:type="spellStart"/>
      <w:r w:rsidRPr="00AE3AF2">
        <w:rPr>
          <w:rFonts w:ascii="Arial" w:eastAsiaTheme="majorEastAsia" w:hAnsi="Arial" w:cs="Arial"/>
          <w:b/>
          <w:bCs/>
          <w:szCs w:val="22"/>
          <w:lang w:val="pt-BR" w:eastAsia="pt-BR"/>
        </w:rPr>
        <w:t>RF05</w:t>
      </w:r>
      <w:proofErr w:type="spellEnd"/>
      <w:r w:rsidRPr="00AE3AF2">
        <w:rPr>
          <w:rFonts w:ascii="Arial" w:eastAsiaTheme="majorEastAsia" w:hAnsi="Arial" w:cs="Arial"/>
          <w:b/>
          <w:bCs/>
          <w:szCs w:val="22"/>
          <w:lang w:val="pt-BR" w:eastAsia="pt-BR"/>
        </w:rPr>
        <w:t xml:space="preserve"> - </w:t>
      </w:r>
      <w:r w:rsidR="002638E6" w:rsidRPr="00AE3AF2">
        <w:rPr>
          <w:rFonts w:ascii="Arial" w:eastAsiaTheme="majorEastAsia" w:hAnsi="Arial" w:cs="Arial"/>
          <w:b/>
          <w:bCs/>
          <w:szCs w:val="22"/>
          <w:lang w:val="pt-BR" w:eastAsia="pt-BR"/>
        </w:rPr>
        <w:t xml:space="preserve">Gerenciar </w:t>
      </w:r>
      <w:r w:rsidR="00F76F8E" w:rsidRPr="00AE3AF2">
        <w:rPr>
          <w:rFonts w:ascii="Arial" w:eastAsiaTheme="majorEastAsia" w:hAnsi="Arial" w:cs="Arial"/>
          <w:b/>
          <w:bCs/>
          <w:szCs w:val="22"/>
          <w:lang w:val="pt-BR" w:eastAsia="pt-BR"/>
        </w:rPr>
        <w:t>B</w:t>
      </w:r>
      <w:r w:rsidR="002638E6" w:rsidRPr="00AE3AF2">
        <w:rPr>
          <w:rFonts w:ascii="Arial" w:eastAsiaTheme="majorEastAsia" w:hAnsi="Arial" w:cs="Arial"/>
          <w:b/>
          <w:bCs/>
          <w:szCs w:val="22"/>
          <w:lang w:val="pt-BR" w:eastAsia="pt-BR"/>
        </w:rPr>
        <w:t>enefícios</w:t>
      </w:r>
    </w:p>
    <w:p w14:paraId="3274129F" w14:textId="57A78A73" w:rsidR="002638E6" w:rsidRPr="00AE3AF2" w:rsidRDefault="00F76F8E" w:rsidP="2642B0A3">
      <w:pPr>
        <w:spacing w:after="326" w:line="360" w:lineRule="auto"/>
        <w:ind w:firstLine="721"/>
        <w:jc w:val="both"/>
        <w:rPr>
          <w:rFonts w:ascii="Arial" w:hAnsi="Arial" w:cs="Arial"/>
          <w:sz w:val="24"/>
          <w:szCs w:val="24"/>
          <w:highlight w:val="yellow"/>
        </w:rPr>
      </w:pPr>
      <w:r w:rsidRPr="00AE3AF2">
        <w:rPr>
          <w:rFonts w:ascii="Arial" w:hAnsi="Arial" w:cs="Arial"/>
          <w:sz w:val="24"/>
          <w:szCs w:val="24"/>
        </w:rPr>
        <w:t>Permite gerenciar benefícios (buscar, listar, inserir, atualizar e excluir).</w:t>
      </w:r>
      <w:r w:rsidR="002638E6" w:rsidRPr="00AE3AF2">
        <w:rPr>
          <w:rFonts w:ascii="Arial" w:hAnsi="Arial" w:cs="Arial"/>
          <w:sz w:val="24"/>
          <w:szCs w:val="24"/>
        </w:rPr>
        <w:t xml:space="preserve"> </w:t>
      </w:r>
      <w:r w:rsidR="70602F3E" w:rsidRPr="00AE3AF2">
        <w:rPr>
          <w:rFonts w:ascii="Arial" w:hAnsi="Arial" w:cs="Arial"/>
          <w:sz w:val="24"/>
          <w:szCs w:val="24"/>
        </w:rPr>
        <w:t xml:space="preserve"> Ex.: vale transporte, vale refeição, </w:t>
      </w:r>
      <w:r w:rsidR="00130C35" w:rsidRPr="00AE3AF2">
        <w:rPr>
          <w:rFonts w:ascii="Arial" w:hAnsi="Arial" w:cs="Arial"/>
          <w:sz w:val="24"/>
          <w:szCs w:val="24"/>
        </w:rPr>
        <w:t>bônus etc.</w:t>
      </w:r>
    </w:p>
    <w:p w14:paraId="51AEFC22" w14:textId="2AE17454" w:rsidR="001506D4" w:rsidRPr="00AE3AF2" w:rsidRDefault="00B1313B" w:rsidP="00F76F8E">
      <w:pPr>
        <w:pStyle w:val="Ttulo1"/>
        <w:numPr>
          <w:ilvl w:val="0"/>
          <w:numId w:val="15"/>
        </w:numPr>
        <w:spacing w:before="0" w:after="120" w:line="360" w:lineRule="auto"/>
        <w:ind w:left="709" w:hanging="357"/>
        <w:jc w:val="both"/>
        <w:rPr>
          <w:rFonts w:cs="Arial"/>
          <w:sz w:val="24"/>
          <w:szCs w:val="24"/>
        </w:rPr>
      </w:pPr>
      <w:proofErr w:type="spellStart"/>
      <w:r w:rsidRPr="00AE3AF2">
        <w:rPr>
          <w:rFonts w:cs="Arial"/>
          <w:sz w:val="24"/>
          <w:szCs w:val="24"/>
        </w:rPr>
        <w:t>RF06</w:t>
      </w:r>
      <w:proofErr w:type="spellEnd"/>
      <w:r w:rsidRPr="00AE3AF2">
        <w:rPr>
          <w:rFonts w:cs="Arial"/>
          <w:sz w:val="24"/>
          <w:szCs w:val="24"/>
        </w:rPr>
        <w:t xml:space="preserve"> - </w:t>
      </w:r>
      <w:r w:rsidR="001506D4" w:rsidRPr="00AE3AF2">
        <w:rPr>
          <w:rFonts w:cs="Arial"/>
          <w:sz w:val="24"/>
          <w:szCs w:val="24"/>
        </w:rPr>
        <w:t xml:space="preserve">Gerenciar </w:t>
      </w:r>
      <w:r w:rsidR="005C2D52" w:rsidRPr="00AE3AF2">
        <w:rPr>
          <w:rFonts w:cs="Arial"/>
          <w:sz w:val="24"/>
          <w:szCs w:val="24"/>
        </w:rPr>
        <w:t>C</w:t>
      </w:r>
      <w:r w:rsidR="000F6E3F" w:rsidRPr="00AE3AF2">
        <w:rPr>
          <w:rFonts w:cs="Arial"/>
          <w:sz w:val="24"/>
          <w:szCs w:val="24"/>
        </w:rPr>
        <w:t>olaboradores</w:t>
      </w:r>
    </w:p>
    <w:p w14:paraId="7D7D190D" w14:textId="2C64CA86" w:rsidR="002638E6" w:rsidRPr="00AE3AF2" w:rsidRDefault="005C2D52" w:rsidP="005C2D52">
      <w:pPr>
        <w:spacing w:after="326" w:line="360" w:lineRule="auto"/>
        <w:ind w:left="709"/>
        <w:jc w:val="both"/>
        <w:rPr>
          <w:rFonts w:ascii="Arial" w:hAnsi="Arial" w:cs="Arial"/>
          <w:sz w:val="24"/>
          <w:szCs w:val="24"/>
        </w:rPr>
      </w:pPr>
      <w:r w:rsidRPr="00AE3AF2">
        <w:rPr>
          <w:rFonts w:ascii="Arial" w:hAnsi="Arial" w:cs="Arial"/>
          <w:sz w:val="24"/>
          <w:szCs w:val="24"/>
        </w:rPr>
        <w:t>Permite gerenciar colaboradores (buscar, listar, inserir, atualizar e excluir).</w:t>
      </w:r>
    </w:p>
    <w:p w14:paraId="74783E76" w14:textId="08E615F3" w:rsidR="00BB3383" w:rsidRPr="00AE3AF2" w:rsidRDefault="004A0E6C" w:rsidP="00A6370D">
      <w:pPr>
        <w:pStyle w:val="Ttulo4"/>
        <w:numPr>
          <w:ilvl w:val="0"/>
          <w:numId w:val="15"/>
        </w:numPr>
        <w:spacing w:line="360" w:lineRule="auto"/>
        <w:ind w:right="0"/>
        <w:rPr>
          <w:rFonts w:ascii="Arial" w:hAnsi="Arial" w:cs="Arial"/>
          <w:b/>
          <w:bCs/>
          <w:i w:val="0"/>
          <w:iCs w:val="0"/>
          <w:color w:val="auto"/>
        </w:rPr>
      </w:pPr>
      <w:proofErr w:type="spellStart"/>
      <w:r w:rsidRPr="00AE3AF2">
        <w:rPr>
          <w:rFonts w:ascii="Arial" w:hAnsi="Arial" w:cs="Arial"/>
          <w:b/>
          <w:bCs/>
          <w:i w:val="0"/>
          <w:iCs w:val="0"/>
          <w:color w:val="auto"/>
        </w:rPr>
        <w:t>RF07</w:t>
      </w:r>
      <w:proofErr w:type="spellEnd"/>
      <w:r w:rsidRPr="00AE3AF2">
        <w:rPr>
          <w:rFonts w:ascii="Arial" w:hAnsi="Arial" w:cs="Arial"/>
          <w:b/>
          <w:bCs/>
          <w:i w:val="0"/>
          <w:iCs w:val="0"/>
          <w:color w:val="auto"/>
        </w:rPr>
        <w:t xml:space="preserve"> - </w:t>
      </w:r>
      <w:r w:rsidR="00A95EC7" w:rsidRPr="00AE3AF2">
        <w:rPr>
          <w:rFonts w:ascii="Arial" w:hAnsi="Arial" w:cs="Arial"/>
          <w:b/>
          <w:bCs/>
          <w:i w:val="0"/>
          <w:iCs w:val="0"/>
          <w:color w:val="auto"/>
        </w:rPr>
        <w:t>Gerenciar</w:t>
      </w:r>
      <w:r w:rsidR="00BB3383" w:rsidRPr="00AE3AF2">
        <w:rPr>
          <w:rFonts w:ascii="Arial" w:hAnsi="Arial" w:cs="Arial"/>
          <w:b/>
          <w:bCs/>
          <w:i w:val="0"/>
          <w:iCs w:val="0"/>
          <w:color w:val="auto"/>
        </w:rPr>
        <w:t xml:space="preserve"> </w:t>
      </w:r>
      <w:r w:rsidR="00F76F8E" w:rsidRPr="00AE3AF2">
        <w:rPr>
          <w:rFonts w:ascii="Arial" w:hAnsi="Arial" w:cs="Arial"/>
          <w:b/>
          <w:bCs/>
          <w:i w:val="0"/>
          <w:iCs w:val="0"/>
          <w:color w:val="auto"/>
        </w:rPr>
        <w:t>C</w:t>
      </w:r>
      <w:r w:rsidR="00BB3383" w:rsidRPr="00AE3AF2">
        <w:rPr>
          <w:rFonts w:ascii="Arial" w:hAnsi="Arial" w:cs="Arial"/>
          <w:b/>
          <w:bCs/>
          <w:i w:val="0"/>
          <w:iCs w:val="0"/>
          <w:color w:val="auto"/>
        </w:rPr>
        <w:t>argos</w:t>
      </w:r>
    </w:p>
    <w:p w14:paraId="531248DB" w14:textId="75326107" w:rsidR="000874CA" w:rsidRPr="00AE3AF2" w:rsidRDefault="00BB3383" w:rsidP="004E49A4">
      <w:pPr>
        <w:spacing w:after="326" w:line="360" w:lineRule="auto"/>
        <w:ind w:firstLine="721"/>
        <w:jc w:val="both"/>
        <w:rPr>
          <w:rFonts w:ascii="Arial" w:hAnsi="Arial" w:cs="Arial"/>
          <w:sz w:val="24"/>
          <w:szCs w:val="24"/>
        </w:rPr>
      </w:pPr>
      <w:r w:rsidRPr="00AE3AF2">
        <w:rPr>
          <w:rFonts w:ascii="Arial" w:hAnsi="Arial" w:cs="Arial"/>
          <w:sz w:val="24"/>
          <w:szCs w:val="24"/>
        </w:rPr>
        <w:t>Permite</w:t>
      </w:r>
      <w:r w:rsidR="004E49A4" w:rsidRPr="00AE3AF2">
        <w:rPr>
          <w:rFonts w:ascii="Arial" w:hAnsi="Arial" w:cs="Arial"/>
          <w:sz w:val="24"/>
          <w:szCs w:val="24"/>
        </w:rPr>
        <w:t xml:space="preserve"> gerenciar cargos (buscar, listar, inserir, atualizar e excluir).</w:t>
      </w:r>
    </w:p>
    <w:p w14:paraId="119029D8" w14:textId="65AC6630" w:rsidR="005371F3" w:rsidRPr="0024410B" w:rsidRDefault="004A0E6C" w:rsidP="004E49A4">
      <w:pPr>
        <w:pStyle w:val="Ttulo4"/>
        <w:numPr>
          <w:ilvl w:val="0"/>
          <w:numId w:val="15"/>
        </w:numPr>
        <w:spacing w:before="0" w:line="360" w:lineRule="auto"/>
        <w:ind w:left="709" w:right="0" w:hanging="357"/>
        <w:rPr>
          <w:rFonts w:ascii="Arial" w:hAnsi="Arial" w:cs="Arial"/>
          <w:b/>
          <w:bCs/>
          <w:i w:val="0"/>
          <w:iCs w:val="0"/>
          <w:color w:val="auto"/>
          <w:highlight w:val="yellow"/>
        </w:rPr>
      </w:pPr>
      <w:proofErr w:type="spellStart"/>
      <w:r w:rsidRPr="00AE3AF2">
        <w:rPr>
          <w:rFonts w:ascii="Arial" w:hAnsi="Arial" w:cs="Arial"/>
          <w:b/>
          <w:bCs/>
          <w:i w:val="0"/>
          <w:iCs w:val="0"/>
          <w:color w:val="auto"/>
        </w:rPr>
        <w:lastRenderedPageBreak/>
        <w:t>RF</w:t>
      </w:r>
      <w:r w:rsidR="000874CA" w:rsidRPr="00AE3AF2">
        <w:rPr>
          <w:rFonts w:ascii="Arial" w:hAnsi="Arial" w:cs="Arial"/>
          <w:b/>
          <w:bCs/>
          <w:i w:val="0"/>
          <w:iCs w:val="0"/>
          <w:color w:val="auto"/>
        </w:rPr>
        <w:t>08</w:t>
      </w:r>
      <w:proofErr w:type="spellEnd"/>
      <w:r w:rsidR="000874CA" w:rsidRPr="00AE3AF2">
        <w:rPr>
          <w:rFonts w:ascii="Arial" w:hAnsi="Arial" w:cs="Arial"/>
          <w:b/>
          <w:bCs/>
          <w:i w:val="0"/>
          <w:iCs w:val="0"/>
          <w:color w:val="auto"/>
        </w:rPr>
        <w:t xml:space="preserve"> - Visualizar</w:t>
      </w:r>
      <w:r w:rsidR="005371F3" w:rsidRPr="00AE3AF2">
        <w:rPr>
          <w:rFonts w:ascii="Arial" w:hAnsi="Arial" w:cs="Arial"/>
          <w:b/>
          <w:bCs/>
          <w:i w:val="0"/>
          <w:iCs w:val="0"/>
          <w:color w:val="auto"/>
        </w:rPr>
        <w:t xml:space="preserve"> </w:t>
      </w:r>
      <w:r w:rsidR="005371F3" w:rsidRPr="0024410B">
        <w:rPr>
          <w:rFonts w:ascii="Arial" w:hAnsi="Arial" w:cs="Arial"/>
          <w:b/>
          <w:bCs/>
          <w:i w:val="0"/>
          <w:iCs w:val="0"/>
          <w:color w:val="auto"/>
          <w:highlight w:val="yellow"/>
        </w:rPr>
        <w:t>Avaliaç</w:t>
      </w:r>
      <w:r w:rsidR="0024410B" w:rsidRPr="0024410B">
        <w:rPr>
          <w:rFonts w:ascii="Arial" w:hAnsi="Arial" w:cs="Arial"/>
          <w:b/>
          <w:bCs/>
          <w:i w:val="0"/>
          <w:iCs w:val="0"/>
          <w:color w:val="auto"/>
          <w:highlight w:val="yellow"/>
        </w:rPr>
        <w:t>ão</w:t>
      </w:r>
      <w:r w:rsidR="005371F3" w:rsidRPr="0024410B">
        <w:rPr>
          <w:rFonts w:ascii="Arial" w:hAnsi="Arial" w:cs="Arial"/>
          <w:b/>
          <w:bCs/>
          <w:i w:val="0"/>
          <w:iCs w:val="0"/>
          <w:color w:val="auto"/>
          <w:highlight w:val="yellow"/>
        </w:rPr>
        <w:t xml:space="preserve"> Colaborador</w:t>
      </w:r>
      <w:r w:rsidR="0024410B">
        <w:rPr>
          <w:rFonts w:ascii="Arial" w:hAnsi="Arial" w:cs="Arial"/>
          <w:b/>
          <w:bCs/>
          <w:i w:val="0"/>
          <w:iCs w:val="0"/>
          <w:color w:val="auto"/>
          <w:highlight w:val="yellow"/>
        </w:rPr>
        <w:t xml:space="preserve"> (para deixar iguais os outros)</w:t>
      </w:r>
    </w:p>
    <w:p w14:paraId="62A1FEA9" w14:textId="03D298FD" w:rsidR="005371F3" w:rsidRPr="00AE3AF2" w:rsidRDefault="005371F3" w:rsidP="004E49A4">
      <w:pPr>
        <w:spacing w:after="326" w:line="360" w:lineRule="auto"/>
        <w:ind w:firstLine="720"/>
        <w:jc w:val="both"/>
        <w:rPr>
          <w:rFonts w:ascii="Arial" w:hAnsi="Arial" w:cs="Arial"/>
          <w:sz w:val="24"/>
          <w:szCs w:val="24"/>
        </w:rPr>
      </w:pPr>
      <w:r w:rsidRPr="00AE3AF2">
        <w:rPr>
          <w:rFonts w:ascii="Arial" w:hAnsi="Arial" w:cs="Arial"/>
          <w:sz w:val="24"/>
          <w:szCs w:val="24"/>
        </w:rPr>
        <w:t xml:space="preserve">Permite </w:t>
      </w:r>
      <w:r w:rsidR="004E49A4" w:rsidRPr="00AE3AF2">
        <w:rPr>
          <w:rFonts w:ascii="Arial" w:hAnsi="Arial" w:cs="Arial"/>
          <w:sz w:val="24"/>
          <w:szCs w:val="24"/>
        </w:rPr>
        <w:t>visualizar</w:t>
      </w:r>
      <w:r w:rsidRPr="00AE3AF2">
        <w:rPr>
          <w:rFonts w:ascii="Arial" w:hAnsi="Arial" w:cs="Arial"/>
          <w:sz w:val="24"/>
          <w:szCs w:val="24"/>
        </w:rPr>
        <w:t xml:space="preserve"> as avaliações </w:t>
      </w:r>
      <w:r w:rsidR="004E49A4" w:rsidRPr="00AE3AF2">
        <w:rPr>
          <w:rFonts w:ascii="Arial" w:hAnsi="Arial" w:cs="Arial"/>
          <w:sz w:val="24"/>
          <w:szCs w:val="24"/>
        </w:rPr>
        <w:t>do colaborador feitas pelo</w:t>
      </w:r>
      <w:r w:rsidRPr="00AE3AF2">
        <w:rPr>
          <w:rFonts w:ascii="Arial" w:hAnsi="Arial" w:cs="Arial"/>
          <w:sz w:val="24"/>
          <w:szCs w:val="24"/>
        </w:rPr>
        <w:t xml:space="preserve"> gestor.</w:t>
      </w:r>
    </w:p>
    <w:p w14:paraId="15615E6A" w14:textId="77777777" w:rsidR="000874CA" w:rsidRPr="00AE3AF2" w:rsidRDefault="000874CA" w:rsidP="004E49A4">
      <w:pPr>
        <w:pStyle w:val="Ttulo4"/>
        <w:numPr>
          <w:ilvl w:val="0"/>
          <w:numId w:val="15"/>
        </w:numPr>
        <w:spacing w:before="0" w:line="360" w:lineRule="auto"/>
        <w:ind w:left="709" w:right="0" w:hanging="357"/>
        <w:rPr>
          <w:rFonts w:ascii="Arial" w:hAnsi="Arial" w:cs="Arial"/>
          <w:b/>
          <w:bCs/>
          <w:i w:val="0"/>
          <w:iCs w:val="0"/>
          <w:color w:val="auto"/>
        </w:rPr>
      </w:pPr>
      <w:proofErr w:type="spellStart"/>
      <w:r w:rsidRPr="00AE3AF2">
        <w:rPr>
          <w:rFonts w:ascii="Arial" w:hAnsi="Arial" w:cs="Arial"/>
          <w:b/>
          <w:bCs/>
          <w:i w:val="0"/>
          <w:iCs w:val="0"/>
          <w:color w:val="auto"/>
        </w:rPr>
        <w:t>RF09</w:t>
      </w:r>
      <w:proofErr w:type="spellEnd"/>
      <w:r w:rsidRPr="00AE3AF2">
        <w:rPr>
          <w:rFonts w:ascii="Arial" w:hAnsi="Arial" w:cs="Arial"/>
          <w:b/>
          <w:bCs/>
          <w:i w:val="0"/>
          <w:iCs w:val="0"/>
          <w:color w:val="auto"/>
        </w:rPr>
        <w:t xml:space="preserve"> - Avaliar Colaborador</w:t>
      </w:r>
    </w:p>
    <w:p w14:paraId="60AAD95B" w14:textId="6AB56010" w:rsidR="000874CA" w:rsidRPr="00AE3AF2" w:rsidRDefault="00F05058" w:rsidP="00F05058">
      <w:pPr>
        <w:spacing w:after="326" w:line="360" w:lineRule="auto"/>
        <w:ind w:firstLine="720"/>
        <w:jc w:val="both"/>
        <w:rPr>
          <w:rFonts w:ascii="Arial" w:hAnsi="Arial" w:cs="Arial"/>
          <w:sz w:val="24"/>
          <w:szCs w:val="24"/>
        </w:rPr>
      </w:pPr>
      <w:r w:rsidRPr="00AE3AF2">
        <w:rPr>
          <w:rFonts w:ascii="Arial" w:hAnsi="Arial" w:cs="Arial"/>
          <w:sz w:val="24"/>
          <w:szCs w:val="24"/>
        </w:rPr>
        <w:t>Permite realizar uma avaliação ao colaborador.</w:t>
      </w:r>
    </w:p>
    <w:p w14:paraId="3E1AD115" w14:textId="77777777" w:rsidR="000874CA" w:rsidRPr="00AE3AF2" w:rsidRDefault="000874CA" w:rsidP="000874CA">
      <w:pPr>
        <w:pStyle w:val="Ttulo3"/>
        <w:numPr>
          <w:ilvl w:val="0"/>
          <w:numId w:val="18"/>
        </w:numPr>
        <w:ind w:left="714" w:hanging="357"/>
        <w:rPr>
          <w:rFonts w:ascii="Arial" w:eastAsiaTheme="majorEastAsia" w:hAnsi="Arial" w:cs="Arial"/>
          <w:b/>
          <w:bCs/>
          <w:szCs w:val="22"/>
          <w:lang w:eastAsia="pt-BR"/>
        </w:rPr>
      </w:pPr>
      <w:proofErr w:type="spellStart"/>
      <w:r w:rsidRPr="00AE3AF2">
        <w:rPr>
          <w:rFonts w:ascii="Arial" w:eastAsiaTheme="majorEastAsia" w:hAnsi="Arial" w:cs="Arial"/>
          <w:b/>
          <w:bCs/>
          <w:szCs w:val="22"/>
          <w:lang w:eastAsia="pt-BR"/>
        </w:rPr>
        <w:t>RF10</w:t>
      </w:r>
      <w:proofErr w:type="spellEnd"/>
      <w:r w:rsidRPr="00AE3AF2">
        <w:rPr>
          <w:rFonts w:ascii="Arial" w:eastAsiaTheme="majorEastAsia" w:hAnsi="Arial" w:cs="Arial"/>
          <w:b/>
          <w:bCs/>
          <w:szCs w:val="22"/>
          <w:lang w:eastAsia="pt-BR"/>
        </w:rPr>
        <w:t xml:space="preserve"> – Fazer login</w:t>
      </w:r>
    </w:p>
    <w:p w14:paraId="25D3F1B7" w14:textId="2146B5A3" w:rsidR="000874CA" w:rsidRPr="00AE3AF2" w:rsidRDefault="00690D11" w:rsidP="000874CA">
      <w:pPr>
        <w:spacing w:after="326" w:line="360" w:lineRule="auto"/>
        <w:ind w:firstLine="721"/>
        <w:jc w:val="both"/>
        <w:rPr>
          <w:rFonts w:ascii="Arial" w:hAnsi="Arial" w:cs="Arial"/>
          <w:sz w:val="24"/>
          <w:szCs w:val="24"/>
        </w:rPr>
      </w:pPr>
      <w:r w:rsidRPr="00AE3AF2">
        <w:rPr>
          <w:rFonts w:ascii="Arial" w:hAnsi="Arial" w:cs="Arial"/>
          <w:sz w:val="24"/>
          <w:szCs w:val="24"/>
        </w:rPr>
        <w:t>Permite realizar o acesso ao sistema</w:t>
      </w:r>
      <w:r w:rsidR="00A50956">
        <w:rPr>
          <w:rFonts w:ascii="Arial" w:hAnsi="Arial" w:cs="Arial"/>
          <w:sz w:val="24"/>
          <w:szCs w:val="24"/>
        </w:rPr>
        <w:t xml:space="preserve">, </w:t>
      </w:r>
      <w:r w:rsidR="00A50956" w:rsidRPr="00A50956">
        <w:rPr>
          <w:rFonts w:ascii="Arial" w:hAnsi="Arial" w:cs="Arial"/>
          <w:sz w:val="24"/>
          <w:szCs w:val="24"/>
          <w:highlight w:val="yellow"/>
        </w:rPr>
        <w:t>através de login e senha.</w:t>
      </w:r>
    </w:p>
    <w:p w14:paraId="5E428304" w14:textId="77777777" w:rsidR="000874CA" w:rsidRPr="00AE3AF2" w:rsidRDefault="000874CA" w:rsidP="000874CA">
      <w:pPr>
        <w:pStyle w:val="Ttulo4"/>
        <w:numPr>
          <w:ilvl w:val="0"/>
          <w:numId w:val="15"/>
        </w:numPr>
        <w:spacing w:line="360" w:lineRule="auto"/>
        <w:ind w:right="0"/>
        <w:rPr>
          <w:rFonts w:ascii="Arial" w:hAnsi="Arial" w:cs="Arial"/>
          <w:b/>
          <w:bCs/>
          <w:i w:val="0"/>
          <w:iCs w:val="0"/>
          <w:color w:val="auto"/>
          <w:szCs w:val="24"/>
        </w:rPr>
      </w:pPr>
      <w:proofErr w:type="spellStart"/>
      <w:r w:rsidRPr="00AE3AF2">
        <w:rPr>
          <w:rFonts w:ascii="Arial" w:hAnsi="Arial" w:cs="Arial"/>
          <w:b/>
          <w:bCs/>
          <w:i w:val="0"/>
          <w:iCs w:val="0"/>
          <w:color w:val="auto"/>
          <w:szCs w:val="24"/>
        </w:rPr>
        <w:t>RF11</w:t>
      </w:r>
      <w:proofErr w:type="spellEnd"/>
      <w:r w:rsidRPr="00AE3AF2">
        <w:rPr>
          <w:rFonts w:ascii="Arial" w:hAnsi="Arial" w:cs="Arial"/>
          <w:b/>
          <w:bCs/>
          <w:i w:val="0"/>
          <w:iCs w:val="0"/>
          <w:color w:val="auto"/>
          <w:szCs w:val="24"/>
        </w:rPr>
        <w:t xml:space="preserve"> - Gerar relatórios</w:t>
      </w:r>
    </w:p>
    <w:p w14:paraId="6B23FA34" w14:textId="041BB3E7" w:rsidR="000874CA" w:rsidRPr="00AE3AF2" w:rsidRDefault="00720781" w:rsidP="000874CA">
      <w:pPr>
        <w:spacing w:after="326" w:line="360" w:lineRule="auto"/>
        <w:ind w:firstLine="721"/>
        <w:jc w:val="both"/>
        <w:rPr>
          <w:rFonts w:ascii="Arial" w:hAnsi="Arial" w:cs="Arial"/>
          <w:sz w:val="24"/>
          <w:szCs w:val="24"/>
        </w:rPr>
      </w:pPr>
      <w:r w:rsidRPr="00AE3AF2">
        <w:rPr>
          <w:rFonts w:ascii="Arial" w:hAnsi="Arial" w:cs="Arial"/>
          <w:sz w:val="24"/>
          <w:szCs w:val="24"/>
        </w:rPr>
        <w:t>Permite a emissão de relatórios</w:t>
      </w:r>
      <w:r w:rsidR="331D0D83" w:rsidRPr="00AE3AF2">
        <w:rPr>
          <w:rFonts w:ascii="Arial" w:hAnsi="Arial" w:cs="Arial"/>
          <w:sz w:val="24"/>
          <w:szCs w:val="24"/>
        </w:rPr>
        <w:t xml:space="preserve"> conforme alguns filtros possíveis.</w:t>
      </w:r>
    </w:p>
    <w:p w14:paraId="44D2800C" w14:textId="77777777" w:rsidR="000874CA" w:rsidRPr="00AE3AF2" w:rsidRDefault="000874CA" w:rsidP="000874CA">
      <w:pPr>
        <w:pStyle w:val="Ttulo4"/>
        <w:numPr>
          <w:ilvl w:val="0"/>
          <w:numId w:val="15"/>
        </w:numPr>
        <w:spacing w:line="360" w:lineRule="auto"/>
        <w:ind w:right="0"/>
        <w:rPr>
          <w:rFonts w:ascii="Arial" w:hAnsi="Arial" w:cs="Arial"/>
          <w:b/>
          <w:bCs/>
          <w:i w:val="0"/>
          <w:iCs w:val="0"/>
          <w:color w:val="auto"/>
          <w:szCs w:val="24"/>
        </w:rPr>
      </w:pPr>
      <w:proofErr w:type="spellStart"/>
      <w:r w:rsidRPr="00AE3AF2">
        <w:rPr>
          <w:rFonts w:ascii="Arial" w:hAnsi="Arial" w:cs="Arial"/>
          <w:b/>
          <w:bCs/>
          <w:i w:val="0"/>
          <w:iCs w:val="0"/>
          <w:color w:val="auto"/>
          <w:szCs w:val="24"/>
        </w:rPr>
        <w:t>RF12</w:t>
      </w:r>
      <w:proofErr w:type="spellEnd"/>
      <w:r w:rsidRPr="00AE3AF2">
        <w:rPr>
          <w:rFonts w:ascii="Arial" w:hAnsi="Arial" w:cs="Arial"/>
          <w:b/>
          <w:bCs/>
          <w:i w:val="0"/>
          <w:iCs w:val="0"/>
          <w:color w:val="auto"/>
          <w:szCs w:val="24"/>
        </w:rPr>
        <w:t xml:space="preserve"> - Gerenciar Plano de Carreira </w:t>
      </w:r>
    </w:p>
    <w:p w14:paraId="6D67DE92" w14:textId="6F46985F" w:rsidR="000874CA" w:rsidRPr="00AE3AF2" w:rsidRDefault="005C2D52" w:rsidP="00F039D9">
      <w:pPr>
        <w:spacing w:after="326" w:line="360" w:lineRule="auto"/>
        <w:ind w:firstLine="697"/>
        <w:jc w:val="both"/>
        <w:rPr>
          <w:rFonts w:ascii="Arial" w:hAnsi="Arial" w:cs="Arial"/>
          <w:sz w:val="24"/>
          <w:szCs w:val="24"/>
        </w:rPr>
      </w:pPr>
      <w:r w:rsidRPr="00AE3AF2">
        <w:rPr>
          <w:rFonts w:ascii="Arial" w:hAnsi="Arial" w:cs="Arial"/>
          <w:sz w:val="24"/>
          <w:szCs w:val="24"/>
        </w:rPr>
        <w:t>Permite gerenciar planos de carreira</w:t>
      </w:r>
      <w:r w:rsidR="00F039D9" w:rsidRPr="00AE3AF2">
        <w:rPr>
          <w:rFonts w:ascii="Arial" w:hAnsi="Arial" w:cs="Arial"/>
          <w:sz w:val="24"/>
          <w:szCs w:val="24"/>
        </w:rPr>
        <w:t xml:space="preserve"> (buscar, listar, inserir, atualizar e excluir).</w:t>
      </w:r>
    </w:p>
    <w:p w14:paraId="097FE525" w14:textId="77777777" w:rsidR="00AD0954" w:rsidRPr="00AE3AF2" w:rsidRDefault="00AD0954" w:rsidP="00AD0954">
      <w:pPr>
        <w:pStyle w:val="Ttulo3"/>
        <w:numPr>
          <w:ilvl w:val="0"/>
          <w:numId w:val="18"/>
        </w:numPr>
        <w:ind w:left="714" w:hanging="357"/>
        <w:rPr>
          <w:rFonts w:ascii="Arial" w:eastAsiaTheme="majorEastAsia" w:hAnsi="Arial" w:cs="Arial"/>
          <w:b/>
          <w:bCs/>
          <w:szCs w:val="22"/>
          <w:lang w:eastAsia="pt-BR"/>
        </w:rPr>
      </w:pPr>
      <w:proofErr w:type="spellStart"/>
      <w:r w:rsidRPr="00AE3AF2">
        <w:rPr>
          <w:rFonts w:ascii="Arial" w:eastAsiaTheme="majorEastAsia" w:hAnsi="Arial" w:cs="Arial"/>
          <w:b/>
          <w:bCs/>
          <w:szCs w:val="22"/>
          <w:lang w:eastAsia="pt-BR"/>
        </w:rPr>
        <w:t>RF13</w:t>
      </w:r>
      <w:proofErr w:type="spellEnd"/>
      <w:r w:rsidRPr="00AE3AF2">
        <w:rPr>
          <w:rFonts w:ascii="Arial" w:eastAsiaTheme="majorEastAsia" w:hAnsi="Arial" w:cs="Arial"/>
          <w:b/>
          <w:bCs/>
          <w:szCs w:val="22"/>
          <w:lang w:eastAsia="pt-BR"/>
        </w:rPr>
        <w:t xml:space="preserve"> – Recuperar senha</w:t>
      </w:r>
    </w:p>
    <w:p w14:paraId="321FD01E" w14:textId="32235961" w:rsidR="00AD0954" w:rsidRPr="00AE3AF2" w:rsidRDefault="00AD0954" w:rsidP="00AD0954">
      <w:pPr>
        <w:spacing w:after="326" w:line="360" w:lineRule="auto"/>
        <w:ind w:firstLine="720"/>
        <w:jc w:val="both"/>
        <w:rPr>
          <w:rFonts w:ascii="Arial" w:hAnsi="Arial" w:cs="Arial"/>
          <w:sz w:val="24"/>
          <w:szCs w:val="24"/>
        </w:rPr>
      </w:pPr>
      <w:r w:rsidRPr="00AE3AF2">
        <w:rPr>
          <w:rFonts w:ascii="Arial" w:hAnsi="Arial" w:cs="Arial"/>
          <w:sz w:val="24"/>
          <w:szCs w:val="24"/>
        </w:rPr>
        <w:t>Permite a recuperação da senha do usuário.</w:t>
      </w:r>
    </w:p>
    <w:p w14:paraId="4EECC036" w14:textId="069AD103" w:rsidR="000874CA" w:rsidRPr="00AE3AF2" w:rsidRDefault="000874CA" w:rsidP="000874CA">
      <w:pPr>
        <w:pStyle w:val="Ttulo3"/>
        <w:numPr>
          <w:ilvl w:val="0"/>
          <w:numId w:val="18"/>
        </w:numPr>
        <w:ind w:left="714" w:hanging="357"/>
        <w:rPr>
          <w:rFonts w:ascii="Arial" w:eastAsiaTheme="majorEastAsia" w:hAnsi="Arial" w:cs="Arial"/>
          <w:b/>
          <w:bCs/>
          <w:szCs w:val="22"/>
          <w:lang w:eastAsia="pt-BR"/>
        </w:rPr>
      </w:pPr>
      <w:proofErr w:type="spellStart"/>
      <w:r w:rsidRPr="00AE3AF2">
        <w:rPr>
          <w:rFonts w:ascii="Arial" w:eastAsiaTheme="majorEastAsia" w:hAnsi="Arial" w:cs="Arial"/>
          <w:b/>
          <w:bCs/>
          <w:szCs w:val="22"/>
          <w:lang w:eastAsia="pt-BR"/>
        </w:rPr>
        <w:t>RF1</w:t>
      </w:r>
      <w:r w:rsidR="00AD0954" w:rsidRPr="00AE3AF2">
        <w:rPr>
          <w:rFonts w:ascii="Arial" w:eastAsiaTheme="majorEastAsia" w:hAnsi="Arial" w:cs="Arial"/>
          <w:b/>
          <w:bCs/>
          <w:szCs w:val="22"/>
          <w:lang w:eastAsia="pt-BR"/>
        </w:rPr>
        <w:t>4</w:t>
      </w:r>
      <w:proofErr w:type="spellEnd"/>
      <w:r w:rsidRPr="00AE3AF2">
        <w:rPr>
          <w:rFonts w:ascii="Arial" w:eastAsiaTheme="majorEastAsia" w:hAnsi="Arial" w:cs="Arial"/>
          <w:b/>
          <w:bCs/>
          <w:szCs w:val="22"/>
          <w:lang w:eastAsia="pt-BR"/>
        </w:rPr>
        <w:t xml:space="preserve"> – Fazer logout</w:t>
      </w:r>
    </w:p>
    <w:p w14:paraId="6B96C370" w14:textId="339A8595" w:rsidR="000874CA" w:rsidRPr="00AE3AF2" w:rsidRDefault="00690D11" w:rsidP="000874CA">
      <w:pPr>
        <w:spacing w:after="326" w:line="360" w:lineRule="auto"/>
        <w:ind w:firstLine="721"/>
        <w:jc w:val="both"/>
        <w:rPr>
          <w:rFonts w:ascii="Arial" w:hAnsi="Arial" w:cs="Arial"/>
          <w:sz w:val="24"/>
          <w:szCs w:val="24"/>
        </w:rPr>
      </w:pPr>
      <w:r w:rsidRPr="00AE3AF2">
        <w:rPr>
          <w:rFonts w:ascii="Arial" w:hAnsi="Arial" w:cs="Arial"/>
          <w:sz w:val="24"/>
          <w:szCs w:val="24"/>
        </w:rPr>
        <w:t>Permite realizar a saída do sistema.</w:t>
      </w:r>
      <w:r w:rsidR="000874CA" w:rsidRPr="00AE3AF2">
        <w:rPr>
          <w:rFonts w:ascii="Arial" w:hAnsi="Arial" w:cs="Arial"/>
          <w:sz w:val="24"/>
          <w:szCs w:val="24"/>
        </w:rPr>
        <w:t xml:space="preserve"> </w:t>
      </w:r>
    </w:p>
    <w:p w14:paraId="7E6C21B5" w14:textId="1FF71804" w:rsidR="00BB3383" w:rsidRPr="00AE3AF2" w:rsidRDefault="00BB3383" w:rsidP="00D03418">
      <w:pPr>
        <w:rPr>
          <w:rFonts w:ascii="Arial" w:hAnsi="Arial" w:cs="Arial"/>
        </w:rPr>
      </w:pPr>
    </w:p>
    <w:p w14:paraId="072B9E0A" w14:textId="68C5F128" w:rsidR="2642B0A3" w:rsidRPr="00AE3AF2" w:rsidRDefault="00811392" w:rsidP="004810A3">
      <w:pPr>
        <w:pStyle w:val="Ttulo4"/>
        <w:spacing w:after="176" w:line="360" w:lineRule="auto"/>
        <w:ind w:left="-5"/>
        <w:rPr>
          <w:rFonts w:ascii="Arial" w:hAnsi="Arial" w:cs="Arial"/>
          <w:b/>
          <w:bCs/>
          <w:i w:val="0"/>
          <w:iCs w:val="0"/>
          <w:color w:val="auto"/>
        </w:rPr>
      </w:pPr>
      <w:r w:rsidRPr="00AE3AF2">
        <w:rPr>
          <w:rFonts w:ascii="Arial" w:hAnsi="Arial" w:cs="Arial"/>
          <w:b/>
          <w:bCs/>
          <w:i w:val="0"/>
          <w:iCs w:val="0"/>
          <w:color w:val="auto"/>
        </w:rPr>
        <w:t>2</w:t>
      </w:r>
      <w:r w:rsidR="00BB3383" w:rsidRPr="00AE3AF2">
        <w:rPr>
          <w:rFonts w:ascii="Arial" w:hAnsi="Arial" w:cs="Arial"/>
          <w:b/>
          <w:bCs/>
          <w:i w:val="0"/>
          <w:iCs w:val="0"/>
          <w:color w:val="auto"/>
        </w:rPr>
        <w:t>.4.</w:t>
      </w:r>
      <w:r w:rsidR="00AC278C" w:rsidRPr="00AE3AF2">
        <w:rPr>
          <w:rFonts w:ascii="Arial" w:hAnsi="Arial" w:cs="Arial"/>
          <w:b/>
          <w:bCs/>
          <w:i w:val="0"/>
          <w:iCs w:val="0"/>
          <w:color w:val="auto"/>
        </w:rPr>
        <w:t>2</w:t>
      </w:r>
      <w:r w:rsidR="00BB3383" w:rsidRPr="00AE3AF2">
        <w:rPr>
          <w:rFonts w:ascii="Arial" w:hAnsi="Arial" w:cs="Arial"/>
          <w:b/>
          <w:bCs/>
          <w:i w:val="0"/>
          <w:iCs w:val="0"/>
          <w:color w:val="auto"/>
        </w:rPr>
        <w:t xml:space="preserve"> – Requisitos </w:t>
      </w:r>
      <w:r w:rsidR="009879C6" w:rsidRPr="00AE3AF2">
        <w:rPr>
          <w:rFonts w:ascii="Arial" w:hAnsi="Arial" w:cs="Arial"/>
          <w:b/>
          <w:bCs/>
          <w:i w:val="0"/>
          <w:iCs w:val="0"/>
          <w:color w:val="auto"/>
        </w:rPr>
        <w:t>N</w:t>
      </w:r>
      <w:r w:rsidR="00BB3383" w:rsidRPr="00AE3AF2">
        <w:rPr>
          <w:rFonts w:ascii="Arial" w:hAnsi="Arial" w:cs="Arial"/>
          <w:b/>
          <w:bCs/>
          <w:i w:val="0"/>
          <w:iCs w:val="0"/>
          <w:color w:val="auto"/>
        </w:rPr>
        <w:t xml:space="preserve">ão </w:t>
      </w:r>
      <w:r w:rsidR="009879C6" w:rsidRPr="00AE3AF2">
        <w:rPr>
          <w:rFonts w:ascii="Arial" w:hAnsi="Arial" w:cs="Arial"/>
          <w:b/>
          <w:bCs/>
          <w:i w:val="0"/>
          <w:iCs w:val="0"/>
          <w:color w:val="auto"/>
        </w:rPr>
        <w:t>F</w:t>
      </w:r>
      <w:r w:rsidR="00BB3383" w:rsidRPr="00AE3AF2">
        <w:rPr>
          <w:rFonts w:ascii="Arial" w:hAnsi="Arial" w:cs="Arial"/>
          <w:b/>
          <w:bCs/>
          <w:i w:val="0"/>
          <w:iCs w:val="0"/>
          <w:color w:val="auto"/>
        </w:rPr>
        <w:t>uncionai</w:t>
      </w:r>
      <w:r w:rsidR="00D03418" w:rsidRPr="00AE3AF2">
        <w:rPr>
          <w:rFonts w:ascii="Arial" w:hAnsi="Arial" w:cs="Arial"/>
          <w:b/>
          <w:bCs/>
          <w:i w:val="0"/>
          <w:iCs w:val="0"/>
          <w:color w:val="auto"/>
        </w:rPr>
        <w:t>s</w:t>
      </w:r>
    </w:p>
    <w:p w14:paraId="7BD5D5F8" w14:textId="13054BEB" w:rsidR="49296081" w:rsidRPr="00AE3AF2" w:rsidRDefault="49296081" w:rsidP="180B7333">
      <w:r w:rsidRPr="00AE3AF2">
        <w:rPr>
          <w:rFonts w:ascii="Arial" w:eastAsia="Arial" w:hAnsi="Arial" w:cs="Arial"/>
          <w:sz w:val="24"/>
          <w:szCs w:val="24"/>
        </w:rPr>
        <w:t xml:space="preserve">Os requisitos não funcionais </w:t>
      </w:r>
      <w:r w:rsidR="0B52D199" w:rsidRPr="00AE3AF2">
        <w:rPr>
          <w:rFonts w:ascii="Arial" w:eastAsia="Arial" w:hAnsi="Arial" w:cs="Arial"/>
          <w:sz w:val="24"/>
          <w:szCs w:val="24"/>
        </w:rPr>
        <w:t xml:space="preserve">definidos para o sistema proposto são </w:t>
      </w:r>
      <w:r w:rsidR="0B52D199" w:rsidRPr="00A50956">
        <w:rPr>
          <w:rFonts w:ascii="Arial" w:eastAsia="Arial" w:hAnsi="Arial" w:cs="Arial"/>
          <w:sz w:val="24"/>
          <w:szCs w:val="24"/>
          <w:highlight w:val="yellow"/>
        </w:rPr>
        <w:t>os</w:t>
      </w:r>
      <w:r w:rsidR="00A50956" w:rsidRPr="00A50956">
        <w:rPr>
          <w:rFonts w:ascii="Arial" w:eastAsia="Arial" w:hAnsi="Arial" w:cs="Arial"/>
          <w:sz w:val="24"/>
          <w:szCs w:val="24"/>
          <w:highlight w:val="yellow"/>
        </w:rPr>
        <w:t xml:space="preserve"> (tirar)</w:t>
      </w:r>
      <w:r w:rsidR="0B52D199" w:rsidRPr="00AE3AF2">
        <w:rPr>
          <w:rFonts w:ascii="Arial" w:eastAsia="Arial" w:hAnsi="Arial" w:cs="Arial"/>
          <w:sz w:val="24"/>
          <w:szCs w:val="24"/>
        </w:rPr>
        <w:t xml:space="preserve"> apresentados a seguir</w:t>
      </w:r>
      <w:r w:rsidR="0B52D199" w:rsidRPr="00AE3AF2">
        <w:t>.</w:t>
      </w:r>
    </w:p>
    <w:p w14:paraId="3AB16459" w14:textId="73766A34" w:rsidR="00BB3383" w:rsidRPr="00AE3AF2" w:rsidRDefault="20F1AE9B" w:rsidP="2642B0A3">
      <w:pPr>
        <w:pStyle w:val="Ttulo1"/>
        <w:numPr>
          <w:ilvl w:val="0"/>
          <w:numId w:val="16"/>
        </w:numPr>
        <w:spacing w:after="120" w:line="360" w:lineRule="auto"/>
        <w:jc w:val="both"/>
        <w:rPr>
          <w:rFonts w:cs="Arial"/>
          <w:sz w:val="24"/>
          <w:szCs w:val="24"/>
        </w:rPr>
      </w:pPr>
      <w:proofErr w:type="spellStart"/>
      <w:r w:rsidRPr="00AE3AF2">
        <w:rPr>
          <w:rFonts w:cs="Arial"/>
          <w:sz w:val="24"/>
          <w:szCs w:val="24"/>
        </w:rPr>
        <w:t>RNF1</w:t>
      </w:r>
      <w:proofErr w:type="spellEnd"/>
      <w:r w:rsidRPr="00AE3AF2">
        <w:rPr>
          <w:rFonts w:cs="Arial"/>
          <w:sz w:val="24"/>
          <w:szCs w:val="24"/>
        </w:rPr>
        <w:t xml:space="preserve"> - </w:t>
      </w:r>
      <w:r w:rsidR="00BB3383" w:rsidRPr="00AE3AF2">
        <w:rPr>
          <w:rFonts w:cs="Arial"/>
          <w:sz w:val="24"/>
          <w:szCs w:val="24"/>
        </w:rPr>
        <w:t>Verificação de segurança</w:t>
      </w:r>
    </w:p>
    <w:p w14:paraId="7FE3715E" w14:textId="3330585A" w:rsidR="00BB3383" w:rsidRPr="00AE3AF2" w:rsidRDefault="00BB3383" w:rsidP="001D150C">
      <w:pPr>
        <w:spacing w:after="120" w:line="360" w:lineRule="auto"/>
        <w:ind w:left="11" w:firstLine="697"/>
        <w:jc w:val="both"/>
        <w:rPr>
          <w:rFonts w:ascii="Arial" w:hAnsi="Arial" w:cs="Arial"/>
          <w:sz w:val="24"/>
          <w:szCs w:val="24"/>
        </w:rPr>
      </w:pPr>
      <w:r w:rsidRPr="00AE3AF2">
        <w:rPr>
          <w:rFonts w:ascii="Arial" w:hAnsi="Arial" w:cs="Arial"/>
          <w:sz w:val="24"/>
          <w:szCs w:val="24"/>
        </w:rPr>
        <w:t>Não deve permitir que pessoas de fora da instituição visualizem as informações. Deve também fazer a verificação de nível de acesso</w:t>
      </w:r>
      <w:r w:rsidR="00D03418" w:rsidRPr="00AE3AF2">
        <w:rPr>
          <w:rFonts w:ascii="Arial" w:hAnsi="Arial" w:cs="Arial"/>
          <w:sz w:val="24"/>
          <w:szCs w:val="24"/>
        </w:rPr>
        <w:t xml:space="preserve"> por meio </w:t>
      </w:r>
      <w:r w:rsidRPr="00AE3AF2">
        <w:rPr>
          <w:rFonts w:ascii="Arial" w:hAnsi="Arial" w:cs="Arial"/>
          <w:sz w:val="24"/>
          <w:szCs w:val="24"/>
        </w:rPr>
        <w:t>da tela de login.</w:t>
      </w:r>
    </w:p>
    <w:p w14:paraId="53811B08" w14:textId="185641D4" w:rsidR="00BB3383" w:rsidRPr="00AE3AF2" w:rsidRDefault="004810A3" w:rsidP="00A6370D">
      <w:pPr>
        <w:pStyle w:val="Ttulo1"/>
        <w:numPr>
          <w:ilvl w:val="0"/>
          <w:numId w:val="17"/>
        </w:numPr>
        <w:spacing w:after="120" w:line="360" w:lineRule="auto"/>
        <w:jc w:val="both"/>
        <w:rPr>
          <w:rFonts w:cs="Arial"/>
          <w:iCs/>
          <w:sz w:val="24"/>
          <w:szCs w:val="24"/>
        </w:rPr>
      </w:pPr>
      <w:proofErr w:type="spellStart"/>
      <w:r w:rsidRPr="00AE3AF2">
        <w:rPr>
          <w:rFonts w:cs="Arial"/>
          <w:sz w:val="24"/>
          <w:szCs w:val="24"/>
        </w:rPr>
        <w:t>RNF2</w:t>
      </w:r>
      <w:proofErr w:type="spellEnd"/>
      <w:r w:rsidRPr="00AE3AF2">
        <w:rPr>
          <w:rFonts w:cs="Arial"/>
          <w:sz w:val="24"/>
          <w:szCs w:val="24"/>
        </w:rPr>
        <w:t xml:space="preserve"> - </w:t>
      </w:r>
      <w:r w:rsidR="00BB3383" w:rsidRPr="00AE3AF2">
        <w:rPr>
          <w:rFonts w:cs="Arial"/>
          <w:iCs/>
          <w:sz w:val="24"/>
          <w:szCs w:val="24"/>
        </w:rPr>
        <w:t>Bloqueio de login</w:t>
      </w:r>
    </w:p>
    <w:p w14:paraId="1AF6F3BA" w14:textId="77777777" w:rsidR="00BB3383" w:rsidRPr="00AE3AF2" w:rsidRDefault="00BB3383" w:rsidP="006A1222">
      <w:pPr>
        <w:spacing w:after="120" w:line="360" w:lineRule="auto"/>
        <w:ind w:left="11" w:firstLine="698"/>
        <w:jc w:val="both"/>
        <w:rPr>
          <w:rFonts w:ascii="Arial" w:hAnsi="Arial" w:cs="Arial"/>
          <w:spacing w:val="-1"/>
          <w:sz w:val="24"/>
          <w:szCs w:val="24"/>
          <w:shd w:val="clear" w:color="auto" w:fill="FFFFFF"/>
        </w:rPr>
      </w:pPr>
      <w:r w:rsidRPr="00AE3AF2">
        <w:rPr>
          <w:rFonts w:ascii="Arial" w:hAnsi="Arial" w:cs="Arial"/>
          <w:spacing w:val="-1"/>
          <w:sz w:val="24"/>
          <w:szCs w:val="24"/>
          <w:shd w:val="clear" w:color="auto" w:fill="FFFFFF"/>
        </w:rPr>
        <w:t> O sistema bloqueará o usuário após três tentativas de login sem sucesso, sendo necessário fazer uma requisição ao administrador do sistema para desbloqueio do login.</w:t>
      </w:r>
    </w:p>
    <w:p w14:paraId="6A7DFF37" w14:textId="0A566E97" w:rsidR="00BB3383" w:rsidRPr="00AE3AF2" w:rsidRDefault="004810A3" w:rsidP="00A6370D">
      <w:pPr>
        <w:pStyle w:val="Ttulo1"/>
        <w:numPr>
          <w:ilvl w:val="0"/>
          <w:numId w:val="17"/>
        </w:numPr>
        <w:spacing w:after="120" w:line="360" w:lineRule="auto"/>
        <w:jc w:val="both"/>
        <w:rPr>
          <w:rFonts w:cs="Arial"/>
          <w:iCs/>
          <w:sz w:val="24"/>
          <w:szCs w:val="24"/>
        </w:rPr>
      </w:pPr>
      <w:proofErr w:type="spellStart"/>
      <w:r w:rsidRPr="00AE3AF2">
        <w:rPr>
          <w:rFonts w:cs="Arial"/>
          <w:sz w:val="24"/>
          <w:szCs w:val="24"/>
        </w:rPr>
        <w:lastRenderedPageBreak/>
        <w:t>RNF3</w:t>
      </w:r>
      <w:proofErr w:type="spellEnd"/>
      <w:r w:rsidRPr="00AE3AF2">
        <w:rPr>
          <w:rFonts w:cs="Arial"/>
          <w:sz w:val="24"/>
          <w:szCs w:val="24"/>
        </w:rPr>
        <w:t xml:space="preserve"> - </w:t>
      </w:r>
      <w:r w:rsidR="00BB3383" w:rsidRPr="00AE3AF2">
        <w:rPr>
          <w:rFonts w:cs="Arial"/>
          <w:iCs/>
          <w:sz w:val="24"/>
          <w:szCs w:val="24"/>
        </w:rPr>
        <w:t>Tempo de resposta do sistema</w:t>
      </w:r>
    </w:p>
    <w:p w14:paraId="77EB4AE3" w14:textId="4AC3E095" w:rsidR="00BB3383" w:rsidRPr="00AE3AF2" w:rsidRDefault="00BB3383" w:rsidP="004C7033">
      <w:pPr>
        <w:spacing w:after="120" w:line="360" w:lineRule="auto"/>
        <w:ind w:left="11" w:firstLine="697"/>
        <w:jc w:val="both"/>
        <w:rPr>
          <w:rFonts w:ascii="Arial" w:hAnsi="Arial" w:cs="Arial"/>
          <w:sz w:val="24"/>
          <w:szCs w:val="24"/>
        </w:rPr>
      </w:pPr>
      <w:r w:rsidRPr="00AE3AF2">
        <w:rPr>
          <w:rFonts w:ascii="Arial" w:hAnsi="Arial" w:cs="Arial"/>
          <w:sz w:val="24"/>
          <w:szCs w:val="24"/>
        </w:rPr>
        <w:t>O   sistema</w:t>
      </w:r>
      <w:r w:rsidR="00D03418" w:rsidRPr="00AE3AF2">
        <w:rPr>
          <w:rFonts w:ascii="Arial" w:hAnsi="Arial" w:cs="Arial"/>
          <w:sz w:val="24"/>
          <w:szCs w:val="24"/>
        </w:rPr>
        <w:t xml:space="preserve"> </w:t>
      </w:r>
      <w:r w:rsidRPr="00AE3AF2">
        <w:rPr>
          <w:rFonts w:ascii="Arial" w:hAnsi="Arial" w:cs="Arial"/>
          <w:sz w:val="24"/>
          <w:szCs w:val="24"/>
        </w:rPr>
        <w:t>deve ter um tempo de resposta rápido (1 a 2 segundos) para consultas e modificações de informações.</w:t>
      </w:r>
    </w:p>
    <w:p w14:paraId="7A34AB5D" w14:textId="65837A10" w:rsidR="00BB3383" w:rsidRPr="00AE3AF2" w:rsidRDefault="004810A3" w:rsidP="00A6370D">
      <w:pPr>
        <w:pStyle w:val="Ttulo1"/>
        <w:numPr>
          <w:ilvl w:val="0"/>
          <w:numId w:val="17"/>
        </w:numPr>
        <w:spacing w:after="120" w:line="360" w:lineRule="auto"/>
        <w:jc w:val="both"/>
        <w:rPr>
          <w:rFonts w:cs="Arial"/>
          <w:iCs/>
          <w:sz w:val="24"/>
          <w:szCs w:val="24"/>
        </w:rPr>
      </w:pPr>
      <w:proofErr w:type="spellStart"/>
      <w:r w:rsidRPr="00AE3AF2">
        <w:rPr>
          <w:rFonts w:cs="Arial"/>
          <w:sz w:val="24"/>
          <w:szCs w:val="24"/>
        </w:rPr>
        <w:t>RNF4</w:t>
      </w:r>
      <w:proofErr w:type="spellEnd"/>
      <w:r w:rsidRPr="00AE3AF2">
        <w:rPr>
          <w:rFonts w:cs="Arial"/>
          <w:sz w:val="24"/>
          <w:szCs w:val="24"/>
        </w:rPr>
        <w:t xml:space="preserve"> - </w:t>
      </w:r>
      <w:r w:rsidR="00BB3383" w:rsidRPr="00AE3AF2">
        <w:rPr>
          <w:rFonts w:cs="Arial"/>
          <w:iCs/>
          <w:sz w:val="24"/>
          <w:szCs w:val="24"/>
        </w:rPr>
        <w:t>Confiabilidade</w:t>
      </w:r>
    </w:p>
    <w:p w14:paraId="5AECD5AA" w14:textId="2DE6DDDC" w:rsidR="00BB3383" w:rsidRPr="00AE3AF2" w:rsidRDefault="00BB3383" w:rsidP="004C7033">
      <w:pPr>
        <w:spacing w:after="120" w:line="360" w:lineRule="auto"/>
        <w:ind w:left="11" w:firstLine="697"/>
        <w:jc w:val="both"/>
        <w:rPr>
          <w:rFonts w:ascii="Arial" w:hAnsi="Arial" w:cs="Arial"/>
          <w:sz w:val="24"/>
          <w:szCs w:val="24"/>
          <w:shd w:val="clear" w:color="auto" w:fill="FFFFFF"/>
        </w:rPr>
      </w:pPr>
      <w:r w:rsidRPr="00AE3AF2">
        <w:rPr>
          <w:rFonts w:ascii="Arial" w:hAnsi="Arial" w:cs="Arial"/>
          <w:sz w:val="24"/>
          <w:szCs w:val="24"/>
          <w:shd w:val="clear" w:color="auto" w:fill="FFFFFF"/>
        </w:rPr>
        <w:t xml:space="preserve">Quando inseridos dados pessoais do usuário, o sistema deve mantê-los protegidos de qualquer influência externa. </w:t>
      </w:r>
      <w:r w:rsidRPr="00C828BD">
        <w:rPr>
          <w:rFonts w:ascii="Arial" w:hAnsi="Arial" w:cs="Arial"/>
          <w:sz w:val="24"/>
          <w:szCs w:val="24"/>
          <w:highlight w:val="yellow"/>
          <w:shd w:val="clear" w:color="auto" w:fill="FFFFFF"/>
        </w:rPr>
        <w:t>Além de apresentar a menor quantidade possível de falhas, mesmo que não garanta que a plataforma seja livre de imprecisões, falhas, erros ou interrupções.</w:t>
      </w:r>
      <w:r w:rsidR="00C828BD">
        <w:rPr>
          <w:rFonts w:ascii="Arial" w:hAnsi="Arial" w:cs="Arial"/>
          <w:sz w:val="24"/>
          <w:szCs w:val="24"/>
          <w:shd w:val="clear" w:color="auto" w:fill="FFFFFF"/>
        </w:rPr>
        <w:t>????</w:t>
      </w:r>
    </w:p>
    <w:p w14:paraId="4ACDB306" w14:textId="791FEDAB" w:rsidR="00BB3383" w:rsidRPr="00AE3AF2" w:rsidRDefault="004810A3" w:rsidP="00A6370D">
      <w:pPr>
        <w:pStyle w:val="Ttulo1"/>
        <w:numPr>
          <w:ilvl w:val="0"/>
          <w:numId w:val="17"/>
        </w:numPr>
        <w:spacing w:after="120" w:line="360" w:lineRule="auto"/>
        <w:jc w:val="both"/>
        <w:rPr>
          <w:rFonts w:cs="Arial"/>
          <w:iCs/>
          <w:sz w:val="24"/>
          <w:szCs w:val="24"/>
        </w:rPr>
      </w:pPr>
      <w:proofErr w:type="spellStart"/>
      <w:r w:rsidRPr="00AE3AF2">
        <w:rPr>
          <w:rFonts w:cs="Arial"/>
          <w:sz w:val="24"/>
          <w:szCs w:val="24"/>
        </w:rPr>
        <w:t>RNF5</w:t>
      </w:r>
      <w:proofErr w:type="spellEnd"/>
      <w:r w:rsidRPr="00AE3AF2">
        <w:rPr>
          <w:rFonts w:cs="Arial"/>
          <w:sz w:val="24"/>
          <w:szCs w:val="24"/>
        </w:rPr>
        <w:t xml:space="preserve"> - </w:t>
      </w:r>
      <w:r w:rsidR="00BB3383" w:rsidRPr="00AE3AF2">
        <w:rPr>
          <w:rFonts w:cs="Arial"/>
          <w:iCs/>
          <w:sz w:val="24"/>
          <w:szCs w:val="24"/>
        </w:rPr>
        <w:t>Design</w:t>
      </w:r>
    </w:p>
    <w:p w14:paraId="2D159567" w14:textId="2F972A37" w:rsidR="00BB3383" w:rsidRPr="00AE3AF2" w:rsidRDefault="00BB3383" w:rsidP="00D03418">
      <w:pPr>
        <w:spacing w:after="120" w:line="360" w:lineRule="auto"/>
        <w:ind w:left="11" w:firstLine="697"/>
        <w:jc w:val="both"/>
        <w:rPr>
          <w:rFonts w:ascii="Arial" w:hAnsi="Arial" w:cs="Arial"/>
          <w:sz w:val="24"/>
          <w:szCs w:val="24"/>
          <w:shd w:val="clear" w:color="auto" w:fill="FFFFFF"/>
        </w:rPr>
      </w:pPr>
      <w:r w:rsidRPr="00AE3AF2">
        <w:rPr>
          <w:rFonts w:ascii="Arial" w:hAnsi="Arial" w:cs="Arial"/>
          <w:sz w:val="24"/>
          <w:szCs w:val="24"/>
          <w:shd w:val="clear" w:color="auto" w:fill="FFFFFF"/>
        </w:rPr>
        <w:t xml:space="preserve">O design do sistema </w:t>
      </w:r>
      <w:r w:rsidRPr="004A4D78">
        <w:rPr>
          <w:rFonts w:ascii="Arial" w:hAnsi="Arial" w:cs="Arial"/>
          <w:sz w:val="24"/>
          <w:szCs w:val="24"/>
          <w:highlight w:val="yellow"/>
          <w:shd w:val="clear" w:color="auto" w:fill="FFFFFF"/>
        </w:rPr>
        <w:t>deve ser melhorado por meio da aplicação de um design</w:t>
      </w:r>
      <w:r w:rsidR="004A4D78">
        <w:rPr>
          <w:rFonts w:ascii="Arial" w:hAnsi="Arial" w:cs="Arial"/>
          <w:sz w:val="24"/>
          <w:szCs w:val="24"/>
          <w:shd w:val="clear" w:color="auto" w:fill="FFFFFF"/>
        </w:rPr>
        <w:t>(tirar)</w:t>
      </w:r>
      <w:r w:rsidRPr="00AE3AF2">
        <w:rPr>
          <w:rFonts w:ascii="Arial" w:hAnsi="Arial" w:cs="Arial"/>
          <w:sz w:val="24"/>
          <w:szCs w:val="24"/>
          <w:shd w:val="clear" w:color="auto" w:fill="FFFFFF"/>
        </w:rPr>
        <w:t xml:space="preserve"> </w:t>
      </w:r>
      <w:r w:rsidR="004A4D78">
        <w:rPr>
          <w:rFonts w:ascii="Arial" w:hAnsi="Arial" w:cs="Arial"/>
          <w:sz w:val="24"/>
          <w:szCs w:val="24"/>
          <w:shd w:val="clear" w:color="auto" w:fill="FFFFFF"/>
        </w:rPr>
        <w:t xml:space="preserve">deve ser </w:t>
      </w:r>
      <w:r w:rsidRPr="00AE3AF2">
        <w:rPr>
          <w:rFonts w:ascii="Arial" w:hAnsi="Arial" w:cs="Arial"/>
          <w:sz w:val="24"/>
          <w:szCs w:val="24"/>
          <w:shd w:val="clear" w:color="auto" w:fill="FFFFFF"/>
        </w:rPr>
        <w:t>minimalista, ou seja, sem informações desnecessária</w:t>
      </w:r>
      <w:r w:rsidR="51118905" w:rsidRPr="00AE3AF2">
        <w:rPr>
          <w:rFonts w:ascii="Arial" w:hAnsi="Arial" w:cs="Arial"/>
          <w:sz w:val="24"/>
          <w:szCs w:val="24"/>
          <w:shd w:val="clear" w:color="auto" w:fill="FFFFFF"/>
        </w:rPr>
        <w:t>s</w:t>
      </w:r>
      <w:r w:rsidRPr="00AE3AF2">
        <w:rPr>
          <w:rFonts w:ascii="Arial" w:hAnsi="Arial" w:cs="Arial"/>
          <w:sz w:val="24"/>
          <w:szCs w:val="24"/>
          <w:shd w:val="clear" w:color="auto" w:fill="FFFFFF"/>
        </w:rPr>
        <w:t xml:space="preserve"> ao usuário.</w:t>
      </w:r>
    </w:p>
    <w:p w14:paraId="4C0EBA0F" w14:textId="5D662D09" w:rsidR="00F0296F" w:rsidRPr="00AE3AF2" w:rsidRDefault="00F0296F">
      <w:pPr>
        <w:rPr>
          <w:rFonts w:ascii="Arial" w:hAnsi="Arial" w:cs="Arial"/>
          <w:color w:val="2F5496" w:themeColor="accent5" w:themeShade="BF"/>
          <w:sz w:val="24"/>
          <w:szCs w:val="24"/>
        </w:rPr>
      </w:pPr>
      <w:r w:rsidRPr="00AE3AF2">
        <w:rPr>
          <w:rFonts w:ascii="Arial" w:hAnsi="Arial" w:cs="Arial"/>
          <w:color w:val="2F5496" w:themeColor="accent5" w:themeShade="BF"/>
          <w:sz w:val="24"/>
          <w:szCs w:val="24"/>
        </w:rPr>
        <w:br w:type="page"/>
      </w:r>
    </w:p>
    <w:p w14:paraId="097503DD" w14:textId="56320E31" w:rsidR="009F4235" w:rsidRPr="00AE3AF2" w:rsidRDefault="00D03418" w:rsidP="27AA814E">
      <w:pPr>
        <w:rPr>
          <w:rFonts w:ascii="Arial" w:hAnsi="Arial" w:cs="Arial"/>
          <w:b/>
          <w:bCs/>
          <w:sz w:val="24"/>
          <w:szCs w:val="24"/>
        </w:rPr>
      </w:pPr>
      <w:r w:rsidRPr="00AE3AF2">
        <w:rPr>
          <w:rFonts w:ascii="Arial" w:hAnsi="Arial" w:cs="Arial"/>
          <w:b/>
          <w:bCs/>
          <w:sz w:val="24"/>
          <w:szCs w:val="24"/>
        </w:rPr>
        <w:lastRenderedPageBreak/>
        <w:t>2</w:t>
      </w:r>
      <w:r w:rsidR="00D4079D" w:rsidRPr="00AE3AF2">
        <w:rPr>
          <w:rFonts w:ascii="Arial" w:hAnsi="Arial" w:cs="Arial"/>
          <w:b/>
          <w:bCs/>
          <w:sz w:val="24"/>
          <w:szCs w:val="24"/>
        </w:rPr>
        <w:t xml:space="preserve">.4.3 </w:t>
      </w:r>
      <w:r w:rsidR="009F4235" w:rsidRPr="00AE3AF2">
        <w:rPr>
          <w:rFonts w:ascii="Arial" w:hAnsi="Arial" w:cs="Arial"/>
          <w:b/>
          <w:bCs/>
          <w:sz w:val="24"/>
          <w:szCs w:val="24"/>
        </w:rPr>
        <w:t>Diagrama de Casos de Uso</w:t>
      </w:r>
      <w:r w:rsidR="002F49E9" w:rsidRPr="00AE3AF2">
        <w:rPr>
          <w:rFonts w:ascii="Arial" w:hAnsi="Arial" w:cs="Arial"/>
          <w:b/>
          <w:bCs/>
          <w:sz w:val="24"/>
          <w:szCs w:val="24"/>
        </w:rPr>
        <w:t xml:space="preserve"> e </w:t>
      </w:r>
      <w:r w:rsidR="009F4235" w:rsidRPr="00AE3AF2">
        <w:rPr>
          <w:rFonts w:ascii="Arial" w:hAnsi="Arial" w:cs="Arial"/>
          <w:b/>
          <w:bCs/>
          <w:sz w:val="24"/>
          <w:szCs w:val="24"/>
        </w:rPr>
        <w:t>Descrição dos Casos de Uso</w:t>
      </w:r>
    </w:p>
    <w:p w14:paraId="56B068B3" w14:textId="75508B0A" w:rsidR="27AA814E" w:rsidRPr="00AE3AF2" w:rsidRDefault="27AA814E" w:rsidP="27AA814E">
      <w:pPr>
        <w:rPr>
          <w:rFonts w:ascii="Arial" w:hAnsi="Arial" w:cs="Arial"/>
          <w:b/>
          <w:bCs/>
          <w:sz w:val="24"/>
          <w:szCs w:val="24"/>
        </w:rPr>
      </w:pPr>
    </w:p>
    <w:p w14:paraId="7EE621CC" w14:textId="17E2F351" w:rsidR="27AA814E" w:rsidRPr="00AE3AF2" w:rsidRDefault="27AA814E" w:rsidP="27AA814E">
      <w:pPr>
        <w:rPr>
          <w:rFonts w:ascii="Arial" w:hAnsi="Arial" w:cs="Arial"/>
          <w:b/>
          <w:bCs/>
          <w:sz w:val="24"/>
          <w:szCs w:val="24"/>
        </w:rPr>
      </w:pPr>
    </w:p>
    <w:p w14:paraId="79253E6A" w14:textId="4153DF55" w:rsidR="7133C52C" w:rsidRPr="00AE3AF2" w:rsidRDefault="2F3EAC70" w:rsidP="0086172F">
      <w:pPr>
        <w:rPr>
          <w:rFonts w:ascii="Arial" w:hAnsi="Arial" w:cs="Arial"/>
          <w:b/>
          <w:bCs/>
          <w:sz w:val="24"/>
          <w:szCs w:val="24"/>
        </w:rPr>
      </w:pPr>
      <w:r w:rsidRPr="00AE3AF2">
        <w:rPr>
          <w:rFonts w:ascii="Arial" w:hAnsi="Arial" w:cs="Arial"/>
          <w:sz w:val="24"/>
          <w:szCs w:val="24"/>
        </w:rPr>
        <w:t>Na figura 1 é apresentad</w:t>
      </w:r>
      <w:r w:rsidR="00DC17B0" w:rsidRPr="00AE3AF2">
        <w:rPr>
          <w:rFonts w:ascii="Arial" w:hAnsi="Arial" w:cs="Arial"/>
          <w:sz w:val="24"/>
          <w:szCs w:val="24"/>
        </w:rPr>
        <w:t>o</w:t>
      </w:r>
      <w:r w:rsidRPr="00AE3AF2">
        <w:rPr>
          <w:rFonts w:ascii="Arial" w:hAnsi="Arial" w:cs="Arial"/>
          <w:sz w:val="24"/>
          <w:szCs w:val="24"/>
        </w:rPr>
        <w:t xml:space="preserve"> o Diagrama de Casos de Uso do sistema.</w:t>
      </w:r>
      <w:bookmarkStart w:id="2" w:name="_Ref34332629"/>
      <w:bookmarkStart w:id="3" w:name="_Ref34332709"/>
    </w:p>
    <w:p w14:paraId="07A9F619" w14:textId="48AB3AE7" w:rsidR="2642B0A3" w:rsidRPr="00AE3AF2" w:rsidRDefault="2642B0A3" w:rsidP="2642B0A3">
      <w:pPr>
        <w:spacing w:line="360" w:lineRule="auto"/>
        <w:ind w:firstLine="709"/>
        <w:rPr>
          <w:rFonts w:ascii="Arial" w:hAnsi="Arial" w:cs="Arial"/>
          <w:color w:val="2F5496" w:themeColor="accent5" w:themeShade="BF"/>
          <w:sz w:val="24"/>
          <w:szCs w:val="24"/>
        </w:rPr>
      </w:pPr>
    </w:p>
    <w:p w14:paraId="4B29D231" w14:textId="678E6BF6" w:rsidR="2EED96DB" w:rsidRPr="00AE3AF2" w:rsidRDefault="00047C64" w:rsidP="00047C64">
      <w:pPr>
        <w:spacing w:line="360" w:lineRule="auto"/>
        <w:jc w:val="center"/>
      </w:pPr>
      <w:r w:rsidRPr="00AE3AF2">
        <w:rPr>
          <w:rFonts w:ascii="Arial" w:eastAsia="Arial" w:hAnsi="Arial" w:cs="Arial"/>
          <w:color w:val="404040" w:themeColor="text1" w:themeTint="BF"/>
          <w:sz w:val="24"/>
          <w:szCs w:val="24"/>
        </w:rPr>
        <w:t>Figura 1 – Diagrama de Casos de Uso</w:t>
      </w:r>
    </w:p>
    <w:p w14:paraId="2AE494DC" w14:textId="4E8AB654" w:rsidR="004A6632" w:rsidRPr="00AE3AF2" w:rsidRDefault="002417F1" w:rsidP="004A6632">
      <w:pPr>
        <w:pStyle w:val="Legenda"/>
        <w:spacing w:before="0" w:after="120" w:line="240" w:lineRule="auto"/>
        <w:jc w:val="left"/>
      </w:pPr>
      <w:bookmarkStart w:id="4" w:name="_Hlk65692445"/>
      <w:r w:rsidRPr="00AE3AF2">
        <w:rPr>
          <w:noProof/>
        </w:rPr>
        <w:drawing>
          <wp:inline distT="0" distB="0" distL="0" distR="0" wp14:anchorId="3A8181D8" wp14:editId="6C618244">
            <wp:extent cx="5972175" cy="3934460"/>
            <wp:effectExtent l="0" t="0" r="9525" b="8890"/>
            <wp:docPr id="5" name="Imagem 5"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pic:nvPicPr>
                  <pic:blipFill>
                    <a:blip r:embed="rId12">
                      <a:extLst>
                        <a:ext uri="{28A0092B-C50C-407E-A947-70E740481C1C}">
                          <a14:useLocalDpi xmlns:a14="http://schemas.microsoft.com/office/drawing/2010/main" val="0"/>
                        </a:ext>
                      </a:extLst>
                    </a:blip>
                    <a:stretch>
                      <a:fillRect/>
                    </a:stretch>
                  </pic:blipFill>
                  <pic:spPr>
                    <a:xfrm>
                      <a:off x="0" y="0"/>
                      <a:ext cx="5972175" cy="3934460"/>
                    </a:xfrm>
                    <a:prstGeom prst="rect">
                      <a:avLst/>
                    </a:prstGeom>
                  </pic:spPr>
                </pic:pic>
              </a:graphicData>
            </a:graphic>
          </wp:inline>
        </w:drawing>
      </w:r>
    </w:p>
    <w:p w14:paraId="08295394" w14:textId="457EE4FC" w:rsidR="49E53682" w:rsidRPr="00AE3AF2" w:rsidRDefault="004A6632" w:rsidP="49E53682">
      <w:pPr>
        <w:rPr>
          <w:sz w:val="24"/>
          <w:szCs w:val="24"/>
        </w:rPr>
      </w:pPr>
      <w:r w:rsidRPr="00AE3AF2">
        <w:rPr>
          <w:sz w:val="24"/>
          <w:szCs w:val="24"/>
        </w:rPr>
        <w:t xml:space="preserve">Fonte: </w:t>
      </w:r>
      <w:r w:rsidR="002A20AD" w:rsidRPr="00AE3AF2">
        <w:rPr>
          <w:sz w:val="24"/>
          <w:szCs w:val="24"/>
        </w:rPr>
        <w:t>Autoria Própria</w:t>
      </w:r>
    </w:p>
    <w:p w14:paraId="0810E809" w14:textId="77777777" w:rsidR="0004523E" w:rsidRPr="00AE3AF2" w:rsidRDefault="0004523E" w:rsidP="49E53682">
      <w:pPr>
        <w:rPr>
          <w:highlight w:val="yellow"/>
        </w:rPr>
      </w:pPr>
    </w:p>
    <w:p w14:paraId="14C54B64" w14:textId="587D1BF5" w:rsidR="49E53682" w:rsidRPr="00AE3AF2" w:rsidRDefault="009E295F" w:rsidP="2F3EAC70">
      <w:pPr>
        <w:ind w:firstLine="709"/>
        <w:rPr>
          <w:rFonts w:ascii="Arial" w:eastAsia="Arial" w:hAnsi="Arial" w:cs="Arial"/>
          <w:color w:val="000000" w:themeColor="text1"/>
          <w:sz w:val="24"/>
          <w:szCs w:val="24"/>
        </w:rPr>
      </w:pPr>
      <w:r w:rsidRPr="00AE3AF2">
        <w:rPr>
          <w:rFonts w:ascii="Arial" w:eastAsia="Arial" w:hAnsi="Arial" w:cs="Arial"/>
          <w:color w:val="000000" w:themeColor="text1"/>
          <w:sz w:val="24"/>
          <w:szCs w:val="24"/>
        </w:rPr>
        <w:t>Do</w:t>
      </w:r>
      <w:r w:rsidR="2F3EAC70" w:rsidRPr="00AE3AF2">
        <w:rPr>
          <w:rFonts w:ascii="Arial" w:eastAsia="Arial" w:hAnsi="Arial" w:cs="Arial"/>
          <w:color w:val="000000" w:themeColor="text1"/>
          <w:sz w:val="24"/>
          <w:szCs w:val="24"/>
        </w:rPr>
        <w:t xml:space="preserve"> quadro 2 </w:t>
      </w:r>
      <w:r w:rsidRPr="00AE3AF2">
        <w:rPr>
          <w:rFonts w:ascii="Arial" w:eastAsia="Arial" w:hAnsi="Arial" w:cs="Arial"/>
          <w:color w:val="000000" w:themeColor="text1"/>
          <w:sz w:val="24"/>
          <w:szCs w:val="24"/>
        </w:rPr>
        <w:t xml:space="preserve">ao quadro </w:t>
      </w:r>
      <w:r w:rsidR="2F3EAC70" w:rsidRPr="00AE3AF2">
        <w:rPr>
          <w:rFonts w:ascii="Arial" w:eastAsia="Arial" w:hAnsi="Arial" w:cs="Arial"/>
          <w:color w:val="000000" w:themeColor="text1"/>
          <w:sz w:val="24"/>
          <w:szCs w:val="24"/>
        </w:rPr>
        <w:t xml:space="preserve">15 </w:t>
      </w:r>
      <w:r w:rsidRPr="00AE3AF2">
        <w:rPr>
          <w:rFonts w:ascii="Arial" w:eastAsia="Arial" w:hAnsi="Arial" w:cs="Arial"/>
          <w:color w:val="000000" w:themeColor="text1"/>
          <w:sz w:val="24"/>
          <w:szCs w:val="24"/>
        </w:rPr>
        <w:t xml:space="preserve">são </w:t>
      </w:r>
      <w:r w:rsidR="2F3EAC70" w:rsidRPr="00AE3AF2">
        <w:rPr>
          <w:rFonts w:ascii="Arial" w:eastAsia="Arial" w:hAnsi="Arial" w:cs="Arial"/>
          <w:color w:val="000000" w:themeColor="text1"/>
          <w:sz w:val="24"/>
          <w:szCs w:val="24"/>
        </w:rPr>
        <w:t>apresentado</w:t>
      </w:r>
      <w:r w:rsidRPr="00AE3AF2">
        <w:rPr>
          <w:rFonts w:ascii="Arial" w:eastAsia="Arial" w:hAnsi="Arial" w:cs="Arial"/>
          <w:color w:val="000000" w:themeColor="text1"/>
          <w:sz w:val="24"/>
          <w:szCs w:val="24"/>
        </w:rPr>
        <w:t>s</w:t>
      </w:r>
      <w:r w:rsidR="2F3EAC70" w:rsidRPr="00AE3AF2">
        <w:rPr>
          <w:rFonts w:ascii="Arial" w:eastAsia="Arial" w:hAnsi="Arial" w:cs="Arial"/>
          <w:color w:val="000000" w:themeColor="text1"/>
          <w:sz w:val="24"/>
          <w:szCs w:val="24"/>
        </w:rPr>
        <w:t xml:space="preserve"> os casos de uso</w:t>
      </w:r>
      <w:r w:rsidRPr="00AE3AF2">
        <w:rPr>
          <w:rFonts w:ascii="Arial" w:eastAsia="Arial" w:hAnsi="Arial" w:cs="Arial"/>
          <w:color w:val="000000" w:themeColor="text1"/>
          <w:sz w:val="24"/>
          <w:szCs w:val="24"/>
        </w:rPr>
        <w:t xml:space="preserve"> de baixo nível </w:t>
      </w:r>
      <w:r w:rsidR="2F3EAC70" w:rsidRPr="00AE3AF2">
        <w:rPr>
          <w:rFonts w:ascii="Arial" w:eastAsia="Arial" w:hAnsi="Arial" w:cs="Arial"/>
          <w:color w:val="000000" w:themeColor="text1"/>
          <w:sz w:val="24"/>
          <w:szCs w:val="24"/>
        </w:rPr>
        <w:t>do sistema.</w:t>
      </w:r>
    </w:p>
    <w:p w14:paraId="08A92E69" w14:textId="77777777" w:rsidR="00F0296F" w:rsidRPr="00AE3AF2" w:rsidRDefault="00F0296F">
      <w:pPr>
        <w:rPr>
          <w:rFonts w:ascii="Arial" w:hAnsi="Arial" w:cs="Arial"/>
          <w:bCs/>
          <w:sz w:val="24"/>
          <w:szCs w:val="24"/>
        </w:rPr>
      </w:pPr>
      <w:bookmarkStart w:id="5" w:name="_Hlk66911541"/>
      <w:bookmarkEnd w:id="2"/>
      <w:bookmarkEnd w:id="3"/>
      <w:bookmarkEnd w:id="4"/>
      <w:r w:rsidRPr="00AE3AF2">
        <w:rPr>
          <w:rFonts w:cs="Arial"/>
          <w:b/>
          <w:bCs/>
          <w:i/>
          <w:iCs/>
          <w:sz w:val="24"/>
          <w:szCs w:val="24"/>
        </w:rPr>
        <w:br w:type="page"/>
      </w:r>
    </w:p>
    <w:p w14:paraId="6125BFED" w14:textId="1447AA2F" w:rsidR="002A20AD" w:rsidRDefault="002A20AD" w:rsidP="002A20AD">
      <w:pPr>
        <w:spacing w:line="360" w:lineRule="auto"/>
        <w:jc w:val="center"/>
        <w:rPr>
          <w:rFonts w:ascii="Arial" w:eastAsia="Arial" w:hAnsi="Arial" w:cs="Arial"/>
          <w:color w:val="404040" w:themeColor="text1" w:themeTint="BF"/>
          <w:sz w:val="24"/>
          <w:szCs w:val="24"/>
        </w:rPr>
      </w:pPr>
      <w:r w:rsidRPr="00AE3AF2">
        <w:rPr>
          <w:rFonts w:ascii="Arial" w:eastAsia="Arial" w:hAnsi="Arial" w:cs="Arial"/>
          <w:color w:val="404040" w:themeColor="text1" w:themeTint="BF"/>
          <w:sz w:val="24"/>
          <w:szCs w:val="24"/>
        </w:rPr>
        <w:lastRenderedPageBreak/>
        <w:t xml:space="preserve">Quadro </w:t>
      </w:r>
      <w:r w:rsidR="2F3EAC70" w:rsidRPr="00AE3AF2">
        <w:rPr>
          <w:rFonts w:ascii="Arial" w:eastAsia="Arial" w:hAnsi="Arial" w:cs="Arial"/>
          <w:color w:val="404040" w:themeColor="text1" w:themeTint="BF"/>
          <w:sz w:val="24"/>
          <w:szCs w:val="24"/>
        </w:rPr>
        <w:t>2</w:t>
      </w:r>
      <w:r w:rsidRPr="00AE3AF2">
        <w:rPr>
          <w:rFonts w:ascii="Arial" w:eastAsia="Arial" w:hAnsi="Arial" w:cs="Arial"/>
          <w:color w:val="404040" w:themeColor="text1" w:themeTint="BF"/>
          <w:sz w:val="24"/>
          <w:szCs w:val="24"/>
        </w:rPr>
        <w:t xml:space="preserve"> - Descrição do Caso de Uso Promover </w:t>
      </w:r>
      <w:r w:rsidR="00D03418" w:rsidRPr="00AE3AF2">
        <w:rPr>
          <w:rFonts w:ascii="Arial" w:eastAsia="Arial" w:hAnsi="Arial" w:cs="Arial"/>
          <w:color w:val="404040" w:themeColor="text1" w:themeTint="BF"/>
          <w:sz w:val="24"/>
          <w:szCs w:val="24"/>
        </w:rPr>
        <w:t>Colaborador</w:t>
      </w:r>
      <w:r w:rsidRPr="00AE3AF2">
        <w:rPr>
          <w:rFonts w:ascii="Arial" w:eastAsia="Arial" w:hAnsi="Arial" w:cs="Arial"/>
          <w:color w:val="404040" w:themeColor="text1" w:themeTint="BF"/>
          <w:sz w:val="24"/>
          <w:szCs w:val="24"/>
        </w:rPr>
        <w:t xml:space="preserve"> por Cargo</w:t>
      </w:r>
    </w:p>
    <w:p w14:paraId="3AFA659D" w14:textId="57D61073" w:rsidR="00F0296F" w:rsidRPr="00AE3AF2" w:rsidRDefault="00F0296F" w:rsidP="7F17A58D"/>
    <w:tbl>
      <w:tblPr>
        <w:tblW w:w="0" w:type="auto"/>
        <w:tblInd w:w="9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560"/>
        <w:gridCol w:w="2685"/>
        <w:gridCol w:w="4245"/>
      </w:tblGrid>
      <w:tr w:rsidR="7F17A58D" w:rsidRPr="00AE3AF2" w14:paraId="2610363C" w14:textId="77777777" w:rsidTr="3168B8FD">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023635E" w14:textId="4F5FEA07" w:rsidR="7F17A58D" w:rsidRPr="00AE3AF2" w:rsidRDefault="7F17A58D">
            <w:r w:rsidRPr="00AE3AF2">
              <w:rPr>
                <w:rFonts w:ascii="Arial" w:eastAsia="Arial" w:hAnsi="Arial" w:cs="Arial"/>
                <w:sz w:val="24"/>
                <w:szCs w:val="24"/>
              </w:rPr>
              <w:t>Caso de Uso</w:t>
            </w:r>
          </w:p>
        </w:tc>
        <w:tc>
          <w:tcPr>
            <w:tcW w:w="6930" w:type="dxa"/>
            <w:gridSpan w:val="2"/>
            <w:tcBorders>
              <w:top w:val="single" w:sz="8" w:space="0" w:color="auto"/>
              <w:left w:val="single" w:sz="8" w:space="0" w:color="auto"/>
              <w:bottom w:val="single" w:sz="8" w:space="0" w:color="auto"/>
              <w:right w:val="single" w:sz="8" w:space="0" w:color="auto"/>
            </w:tcBorders>
          </w:tcPr>
          <w:p w14:paraId="28D8ADCE" w14:textId="6429BCEC" w:rsidR="7F17A58D" w:rsidRPr="00AE3AF2" w:rsidRDefault="7F17A58D">
            <w:proofErr w:type="spellStart"/>
            <w:r w:rsidRPr="00AE3AF2">
              <w:rPr>
                <w:rFonts w:ascii="Arial" w:eastAsia="Arial" w:hAnsi="Arial" w:cs="Arial"/>
                <w:sz w:val="24"/>
                <w:szCs w:val="24"/>
              </w:rPr>
              <w:t>RF1</w:t>
            </w:r>
            <w:proofErr w:type="spellEnd"/>
            <w:r w:rsidRPr="00AE3AF2">
              <w:rPr>
                <w:rFonts w:ascii="Arial" w:eastAsia="Arial" w:hAnsi="Arial" w:cs="Arial"/>
                <w:sz w:val="24"/>
                <w:szCs w:val="24"/>
              </w:rPr>
              <w:t xml:space="preserve">: Promover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por Cargo</w:t>
            </w:r>
          </w:p>
        </w:tc>
      </w:tr>
      <w:tr w:rsidR="7F17A58D" w:rsidRPr="00AE3AF2" w14:paraId="353E30E1" w14:textId="77777777" w:rsidTr="3168B8FD">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E8D2300" w14:textId="1A2B0BA7" w:rsidR="7F17A58D" w:rsidRPr="00AE3AF2" w:rsidRDefault="7F17A58D">
            <w:r w:rsidRPr="00AE3AF2">
              <w:rPr>
                <w:rFonts w:ascii="Arial" w:eastAsia="Arial" w:hAnsi="Arial" w:cs="Arial"/>
                <w:color w:val="000000" w:themeColor="text1"/>
                <w:sz w:val="24"/>
                <w:szCs w:val="24"/>
              </w:rPr>
              <w:t>Ator Principal</w:t>
            </w:r>
          </w:p>
        </w:tc>
        <w:tc>
          <w:tcPr>
            <w:tcW w:w="6930" w:type="dxa"/>
            <w:gridSpan w:val="2"/>
            <w:tcBorders>
              <w:top w:val="single" w:sz="8" w:space="0" w:color="auto"/>
              <w:left w:val="single" w:sz="8" w:space="0" w:color="auto"/>
              <w:bottom w:val="single" w:sz="8" w:space="0" w:color="auto"/>
              <w:right w:val="single" w:sz="8" w:space="0" w:color="auto"/>
            </w:tcBorders>
          </w:tcPr>
          <w:p w14:paraId="6F5A6A8C" w14:textId="332D12B1" w:rsidR="7F17A58D" w:rsidRPr="00AE3AF2" w:rsidRDefault="7F17A58D">
            <w:r w:rsidRPr="00AE3AF2">
              <w:rPr>
                <w:rFonts w:ascii="Arial" w:eastAsia="Arial" w:hAnsi="Arial" w:cs="Arial"/>
                <w:sz w:val="24"/>
                <w:szCs w:val="24"/>
              </w:rPr>
              <w:t>Colaborador do RH</w:t>
            </w:r>
          </w:p>
        </w:tc>
      </w:tr>
      <w:tr w:rsidR="7F17A58D" w:rsidRPr="00AE3AF2" w14:paraId="3B4C2F51" w14:textId="77777777" w:rsidTr="3168B8FD">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18EEA42" w14:textId="77DE4CF6" w:rsidR="7F17A58D" w:rsidRPr="00AE3AF2" w:rsidRDefault="7F17A58D">
            <w:r w:rsidRPr="00AE3AF2">
              <w:rPr>
                <w:rFonts w:ascii="Arial" w:eastAsia="Arial" w:hAnsi="Arial" w:cs="Arial"/>
                <w:color w:val="000000" w:themeColor="text1"/>
                <w:sz w:val="24"/>
                <w:szCs w:val="24"/>
              </w:rPr>
              <w:t>Ator secundário</w:t>
            </w:r>
          </w:p>
        </w:tc>
        <w:tc>
          <w:tcPr>
            <w:tcW w:w="6930" w:type="dxa"/>
            <w:gridSpan w:val="2"/>
            <w:tcBorders>
              <w:top w:val="single" w:sz="8" w:space="0" w:color="auto"/>
              <w:left w:val="single" w:sz="8" w:space="0" w:color="auto"/>
              <w:bottom w:val="single" w:sz="8" w:space="0" w:color="auto"/>
              <w:right w:val="single" w:sz="8" w:space="0" w:color="auto"/>
            </w:tcBorders>
          </w:tcPr>
          <w:p w14:paraId="2D04F34C" w14:textId="14FF6BB5" w:rsidR="7F17A58D" w:rsidRPr="00AE3AF2" w:rsidRDefault="7F17A58D"/>
        </w:tc>
      </w:tr>
      <w:tr w:rsidR="7F17A58D" w:rsidRPr="00AE3AF2" w14:paraId="532E6EBB" w14:textId="77777777" w:rsidTr="3168B8FD">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DCB00A7" w14:textId="47442C60" w:rsidR="7F17A58D" w:rsidRPr="00AE3AF2" w:rsidRDefault="7F17A58D">
            <w:r w:rsidRPr="00AE3AF2">
              <w:rPr>
                <w:rFonts w:ascii="Arial" w:eastAsia="Arial" w:hAnsi="Arial" w:cs="Arial"/>
                <w:color w:val="000000" w:themeColor="text1"/>
                <w:sz w:val="24"/>
                <w:szCs w:val="24"/>
              </w:rPr>
              <w:t>Pré-condição</w:t>
            </w:r>
          </w:p>
        </w:tc>
        <w:tc>
          <w:tcPr>
            <w:tcW w:w="6930" w:type="dxa"/>
            <w:gridSpan w:val="2"/>
            <w:tcBorders>
              <w:top w:val="single" w:sz="8" w:space="0" w:color="auto"/>
              <w:left w:val="single" w:sz="8" w:space="0" w:color="auto"/>
              <w:bottom w:val="single" w:sz="8" w:space="0" w:color="auto"/>
              <w:right w:val="single" w:sz="8" w:space="0" w:color="auto"/>
            </w:tcBorders>
          </w:tcPr>
          <w:p w14:paraId="002B4366" w14:textId="0D000C25" w:rsidR="7F17A58D" w:rsidRPr="00AE3AF2" w:rsidRDefault="7F17A58D">
            <w:r w:rsidRPr="00AE3AF2">
              <w:rPr>
                <w:rFonts w:ascii="Arial" w:eastAsia="Arial" w:hAnsi="Arial" w:cs="Arial"/>
                <w:sz w:val="24"/>
                <w:szCs w:val="24"/>
              </w:rPr>
              <w:t>O usuário deverá estar logado.</w:t>
            </w:r>
          </w:p>
        </w:tc>
      </w:tr>
      <w:tr w:rsidR="7F17A58D" w:rsidRPr="00AE3AF2" w14:paraId="0027BDD1" w14:textId="77777777" w:rsidTr="3168B8FD">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B30A667" w14:textId="3B0A56B0" w:rsidR="7F17A58D" w:rsidRPr="00AE3AF2" w:rsidRDefault="7F17A58D">
            <w:r w:rsidRPr="00AE3AF2">
              <w:rPr>
                <w:rFonts w:ascii="Arial" w:eastAsia="Arial" w:hAnsi="Arial" w:cs="Arial"/>
                <w:color w:val="000000" w:themeColor="text1"/>
                <w:sz w:val="24"/>
                <w:szCs w:val="24"/>
              </w:rPr>
              <w:t>Pós-condição</w:t>
            </w:r>
          </w:p>
        </w:tc>
        <w:tc>
          <w:tcPr>
            <w:tcW w:w="6930" w:type="dxa"/>
            <w:gridSpan w:val="2"/>
            <w:tcBorders>
              <w:top w:val="single" w:sz="8" w:space="0" w:color="auto"/>
              <w:left w:val="single" w:sz="8" w:space="0" w:color="auto"/>
              <w:bottom w:val="single" w:sz="8" w:space="0" w:color="auto"/>
              <w:right w:val="single" w:sz="8" w:space="0" w:color="auto"/>
            </w:tcBorders>
          </w:tcPr>
          <w:p w14:paraId="435DC7AB" w14:textId="0DCD9B12" w:rsidR="7F17A58D" w:rsidRPr="00AE3AF2" w:rsidRDefault="7F17A58D"/>
        </w:tc>
      </w:tr>
      <w:tr w:rsidR="7F17A58D" w:rsidRPr="00AE3AF2" w14:paraId="30A3A8C7" w14:textId="77777777" w:rsidTr="3168B8FD">
        <w:tc>
          <w:tcPr>
            <w:tcW w:w="4245" w:type="dxa"/>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48D8B8F" w14:textId="55A58BE1" w:rsidR="7F17A58D" w:rsidRPr="00AE3AF2" w:rsidRDefault="7F17A58D" w:rsidP="7F17A58D">
            <w:pPr>
              <w:jc w:val="center"/>
            </w:pPr>
            <w:r w:rsidRPr="00AE3AF2">
              <w:rPr>
                <w:rFonts w:ascii="Arial" w:eastAsia="Arial" w:hAnsi="Arial" w:cs="Arial"/>
                <w:color w:val="000000" w:themeColor="text1"/>
                <w:sz w:val="24"/>
                <w:szCs w:val="24"/>
              </w:rPr>
              <w:t>Ações do Ator</w:t>
            </w:r>
          </w:p>
        </w:tc>
        <w:tc>
          <w:tcPr>
            <w:tcW w:w="42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AEAED16" w14:textId="36420465" w:rsidR="7F17A58D" w:rsidRPr="00AE3AF2" w:rsidRDefault="7F17A58D" w:rsidP="7F17A58D">
            <w:pPr>
              <w:jc w:val="center"/>
            </w:pPr>
            <w:r w:rsidRPr="00AE3AF2">
              <w:rPr>
                <w:rFonts w:ascii="Arial" w:eastAsia="Arial" w:hAnsi="Arial" w:cs="Arial"/>
                <w:color w:val="000000" w:themeColor="text1"/>
                <w:sz w:val="24"/>
                <w:szCs w:val="24"/>
              </w:rPr>
              <w:t>Ações do Sistema</w:t>
            </w:r>
          </w:p>
        </w:tc>
      </w:tr>
      <w:tr w:rsidR="7F17A58D" w:rsidRPr="00AE3AF2" w14:paraId="356D340C"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47931669" w14:textId="2EAEE78F" w:rsidR="7F17A58D" w:rsidRPr="00AE3AF2" w:rsidRDefault="7F17A58D" w:rsidP="7F17A58D">
            <w:pPr>
              <w:jc w:val="both"/>
            </w:pPr>
            <w:r w:rsidRPr="00AE3AF2">
              <w:rPr>
                <w:rFonts w:ascii="Arial" w:eastAsia="Arial" w:hAnsi="Arial" w:cs="Arial"/>
                <w:sz w:val="24"/>
                <w:szCs w:val="24"/>
              </w:rPr>
              <w:t>1- O usuário acessa a tela de promoções.</w:t>
            </w:r>
          </w:p>
        </w:tc>
        <w:tc>
          <w:tcPr>
            <w:tcW w:w="4245" w:type="dxa"/>
            <w:tcBorders>
              <w:top w:val="single" w:sz="8" w:space="0" w:color="auto"/>
              <w:left w:val="single" w:sz="8" w:space="0" w:color="auto"/>
              <w:bottom w:val="single" w:sz="8" w:space="0" w:color="auto"/>
              <w:right w:val="single" w:sz="8" w:space="0" w:color="auto"/>
            </w:tcBorders>
            <w:vAlign w:val="center"/>
          </w:tcPr>
          <w:p w14:paraId="58F7C7B9" w14:textId="33EF703F"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39B3DA79"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1BA21C43" w14:textId="0DE143BD"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6436E013" w14:textId="016C5F29" w:rsidR="7F17A58D" w:rsidRPr="00AE3AF2" w:rsidRDefault="7F17A58D" w:rsidP="7F17A58D">
            <w:pPr>
              <w:jc w:val="both"/>
            </w:pPr>
            <w:r w:rsidRPr="00AE3AF2">
              <w:rPr>
                <w:rFonts w:ascii="Arial" w:eastAsia="Arial" w:hAnsi="Arial" w:cs="Arial"/>
                <w:sz w:val="24"/>
                <w:szCs w:val="24"/>
              </w:rPr>
              <w:t>2- Sistema exibe na tela as opções.</w:t>
            </w:r>
          </w:p>
        </w:tc>
      </w:tr>
      <w:tr w:rsidR="7F17A58D" w:rsidRPr="00AE3AF2" w14:paraId="626C6ADD"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2A357F6F" w14:textId="3B913A3E" w:rsidR="7F17A58D" w:rsidRPr="00AE3AF2" w:rsidRDefault="7F17A58D" w:rsidP="7F17A58D">
            <w:pPr>
              <w:jc w:val="both"/>
            </w:pPr>
            <w:r w:rsidRPr="00AE3AF2">
              <w:rPr>
                <w:rFonts w:ascii="Arial" w:eastAsia="Arial" w:hAnsi="Arial" w:cs="Arial"/>
                <w:sz w:val="24"/>
                <w:szCs w:val="24"/>
              </w:rPr>
              <w:t>3- Usuário clica em Cargo</w:t>
            </w:r>
            <w:r w:rsidR="00DA22CD">
              <w:rPr>
                <w:rFonts w:ascii="Arial" w:eastAsia="Arial" w:hAnsi="Arial" w:cs="Arial"/>
                <w:sz w:val="24"/>
                <w:szCs w:val="24"/>
              </w:rPr>
              <w:t xml:space="preserve"> </w:t>
            </w:r>
            <w:r w:rsidR="00DA22CD" w:rsidRPr="00DA22CD">
              <w:rPr>
                <w:rFonts w:ascii="Arial" w:eastAsia="Arial" w:hAnsi="Arial" w:cs="Arial"/>
                <w:sz w:val="24"/>
                <w:szCs w:val="24"/>
                <w:highlight w:val="yellow"/>
              </w:rPr>
              <w:t>(</w:t>
            </w:r>
            <w:r w:rsidR="00DA22CD">
              <w:rPr>
                <w:rFonts w:ascii="Arial" w:eastAsia="Arial" w:hAnsi="Arial" w:cs="Arial"/>
                <w:sz w:val="24"/>
                <w:szCs w:val="24"/>
                <w:highlight w:val="yellow"/>
              </w:rPr>
              <w:t>escolhe</w:t>
            </w:r>
            <w:r w:rsidR="00DA22CD" w:rsidRPr="00DA22CD">
              <w:rPr>
                <w:rFonts w:ascii="Arial" w:eastAsia="Arial" w:hAnsi="Arial" w:cs="Arial"/>
                <w:sz w:val="24"/>
                <w:szCs w:val="24"/>
                <w:highlight w:val="yellow"/>
              </w:rPr>
              <w:t xml:space="preserve"> um cargo</w:t>
            </w:r>
            <w:r w:rsidR="00DA22CD">
              <w:rPr>
                <w:rFonts w:ascii="Arial" w:eastAsia="Arial" w:hAnsi="Arial" w:cs="Arial"/>
                <w:sz w:val="24"/>
                <w:szCs w:val="24"/>
                <w:highlight w:val="yellow"/>
              </w:rPr>
              <w:t xml:space="preserve">—se sim no item 2 deveria mostrar todos os </w:t>
            </w:r>
            <w:proofErr w:type="gramStart"/>
            <w:r w:rsidR="00DA22CD">
              <w:rPr>
                <w:rFonts w:ascii="Arial" w:eastAsia="Arial" w:hAnsi="Arial" w:cs="Arial"/>
                <w:sz w:val="24"/>
                <w:szCs w:val="24"/>
                <w:highlight w:val="yellow"/>
              </w:rPr>
              <w:t>cargos</w:t>
            </w:r>
            <w:r w:rsidR="00DA22CD" w:rsidRPr="00DA22CD">
              <w:rPr>
                <w:rFonts w:ascii="Arial" w:eastAsia="Arial" w:hAnsi="Arial" w:cs="Arial"/>
                <w:sz w:val="24"/>
                <w:szCs w:val="24"/>
                <w:highlight w:val="yellow"/>
              </w:rPr>
              <w:t xml:space="preserve"> </w:t>
            </w:r>
            <w:r w:rsidR="006043EA">
              <w:rPr>
                <w:rFonts w:ascii="Arial" w:eastAsia="Arial" w:hAnsi="Arial" w:cs="Arial"/>
                <w:sz w:val="24"/>
                <w:szCs w:val="24"/>
                <w:highlight w:val="yellow"/>
              </w:rPr>
              <w:t xml:space="preserve"> e</w:t>
            </w:r>
            <w:proofErr w:type="gramEnd"/>
            <w:r w:rsidR="006043EA">
              <w:rPr>
                <w:rFonts w:ascii="Arial" w:eastAsia="Arial" w:hAnsi="Arial" w:cs="Arial"/>
                <w:sz w:val="24"/>
                <w:szCs w:val="24"/>
                <w:highlight w:val="yellow"/>
              </w:rPr>
              <w:t xml:space="preserve"> no </w:t>
            </w:r>
            <w:proofErr w:type="spellStart"/>
            <w:r w:rsidR="006043EA">
              <w:rPr>
                <w:rFonts w:ascii="Arial" w:eastAsia="Arial" w:hAnsi="Arial" w:cs="Arial"/>
                <w:sz w:val="24"/>
                <w:szCs w:val="24"/>
                <w:highlight w:val="yellow"/>
              </w:rPr>
              <w:t>item4</w:t>
            </w:r>
            <w:proofErr w:type="spellEnd"/>
            <w:r w:rsidR="006043EA">
              <w:rPr>
                <w:rFonts w:ascii="Arial" w:eastAsia="Arial" w:hAnsi="Arial" w:cs="Arial"/>
                <w:sz w:val="24"/>
                <w:szCs w:val="24"/>
                <w:highlight w:val="yellow"/>
              </w:rPr>
              <w:t xml:space="preserve"> todos os colaboradores de um mesmo cargo </w:t>
            </w:r>
            <w:r w:rsidR="00DA22CD" w:rsidRPr="00DA22CD">
              <w:rPr>
                <w:rFonts w:ascii="Arial" w:eastAsia="Arial" w:hAnsi="Arial" w:cs="Arial"/>
                <w:sz w:val="24"/>
                <w:szCs w:val="24"/>
                <w:highlight w:val="yellow"/>
              </w:rPr>
              <w:t xml:space="preserve">ou opção </w:t>
            </w:r>
            <w:r w:rsidR="00DA22CD">
              <w:rPr>
                <w:rFonts w:ascii="Arial" w:eastAsia="Arial" w:hAnsi="Arial" w:cs="Arial"/>
                <w:sz w:val="24"/>
                <w:szCs w:val="24"/>
                <w:highlight w:val="yellow"/>
              </w:rPr>
              <w:t xml:space="preserve">de tela </w:t>
            </w:r>
            <w:r w:rsidR="00DA22CD" w:rsidRPr="00DA22CD">
              <w:rPr>
                <w:rFonts w:ascii="Arial" w:eastAsia="Arial" w:hAnsi="Arial" w:cs="Arial"/>
                <w:sz w:val="24"/>
                <w:szCs w:val="24"/>
                <w:highlight w:val="yellow"/>
              </w:rPr>
              <w:t>cargo???)</w:t>
            </w:r>
            <w:r w:rsidRPr="00DA22CD">
              <w:rPr>
                <w:rFonts w:ascii="Arial" w:eastAsia="Arial" w:hAnsi="Arial" w:cs="Arial"/>
                <w:sz w:val="24"/>
                <w:szCs w:val="24"/>
                <w:highlight w:val="yellow"/>
              </w:rPr>
              <w:t>.</w:t>
            </w:r>
          </w:p>
        </w:tc>
        <w:tc>
          <w:tcPr>
            <w:tcW w:w="4245" w:type="dxa"/>
            <w:tcBorders>
              <w:top w:val="single" w:sz="8" w:space="0" w:color="auto"/>
              <w:left w:val="single" w:sz="8" w:space="0" w:color="auto"/>
              <w:bottom w:val="single" w:sz="8" w:space="0" w:color="auto"/>
              <w:right w:val="single" w:sz="8" w:space="0" w:color="auto"/>
            </w:tcBorders>
            <w:vAlign w:val="center"/>
          </w:tcPr>
          <w:p w14:paraId="65E381BE" w14:textId="71508929"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77D968DC"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4B9B48DF" w14:textId="50000215"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4F5402FE" w14:textId="7BFDFA78" w:rsidR="7F17A58D" w:rsidRPr="00AE3AF2" w:rsidRDefault="7F17A58D" w:rsidP="2642B0A3">
            <w:pPr>
              <w:jc w:val="both"/>
              <w:rPr>
                <w:rFonts w:ascii="Arial" w:eastAsia="Arial" w:hAnsi="Arial" w:cs="Arial"/>
                <w:sz w:val="24"/>
                <w:szCs w:val="24"/>
              </w:rPr>
            </w:pPr>
            <w:r w:rsidRPr="00AE3AF2">
              <w:rPr>
                <w:rFonts w:ascii="Arial" w:eastAsia="Arial" w:hAnsi="Arial" w:cs="Arial"/>
                <w:sz w:val="24"/>
                <w:szCs w:val="24"/>
              </w:rPr>
              <w:t xml:space="preserve">4- Sistema exibe um local de busca de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por matrícula </w:t>
            </w:r>
            <w:r w:rsidR="0086172F" w:rsidRPr="00AE3AF2">
              <w:rPr>
                <w:rFonts w:ascii="Arial" w:eastAsia="Arial" w:hAnsi="Arial" w:cs="Arial"/>
                <w:sz w:val="24"/>
                <w:szCs w:val="24"/>
              </w:rPr>
              <w:t>ou grupo de colaboradores.</w:t>
            </w:r>
          </w:p>
        </w:tc>
      </w:tr>
      <w:tr w:rsidR="7F17A58D" w:rsidRPr="00AE3AF2" w14:paraId="5ABA3776"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459F5CB2" w14:textId="6F2DFE0E" w:rsidR="7F17A58D" w:rsidRPr="00AE3AF2" w:rsidRDefault="7F17A58D" w:rsidP="7F17A58D">
            <w:pPr>
              <w:jc w:val="both"/>
            </w:pPr>
            <w:r w:rsidRPr="00AE3AF2">
              <w:rPr>
                <w:rFonts w:ascii="Arial" w:eastAsia="Arial" w:hAnsi="Arial" w:cs="Arial"/>
                <w:sz w:val="24"/>
                <w:szCs w:val="24"/>
              </w:rPr>
              <w:t xml:space="preserve">5- Usuário busca pelo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w:t>
            </w:r>
            <w:r w:rsidR="00C81B6F" w:rsidRPr="00AE3AF2">
              <w:rPr>
                <w:rFonts w:ascii="Arial" w:eastAsia="Arial" w:hAnsi="Arial" w:cs="Arial"/>
                <w:sz w:val="24"/>
                <w:szCs w:val="24"/>
              </w:rPr>
              <w:t xml:space="preserve">por meio </w:t>
            </w:r>
            <w:r w:rsidRPr="00AE3AF2">
              <w:rPr>
                <w:rFonts w:ascii="Arial" w:eastAsia="Arial" w:hAnsi="Arial" w:cs="Arial"/>
                <w:sz w:val="24"/>
                <w:szCs w:val="24"/>
              </w:rPr>
              <w:t>da matrícula.</w:t>
            </w:r>
          </w:p>
        </w:tc>
        <w:tc>
          <w:tcPr>
            <w:tcW w:w="4245" w:type="dxa"/>
            <w:tcBorders>
              <w:top w:val="single" w:sz="8" w:space="0" w:color="auto"/>
              <w:left w:val="single" w:sz="8" w:space="0" w:color="auto"/>
              <w:bottom w:val="single" w:sz="8" w:space="0" w:color="auto"/>
              <w:right w:val="single" w:sz="8" w:space="0" w:color="auto"/>
            </w:tcBorders>
            <w:vAlign w:val="center"/>
          </w:tcPr>
          <w:p w14:paraId="2A909938" w14:textId="13B0CFAD"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1A2D186F"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0830593A" w14:textId="71D574E6"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5903F29A" w14:textId="31362BEA" w:rsidR="7F17A58D" w:rsidRPr="00AE3AF2" w:rsidRDefault="7F17A58D" w:rsidP="7F17A58D">
            <w:pPr>
              <w:jc w:val="both"/>
            </w:pPr>
            <w:r w:rsidRPr="00AE3AF2">
              <w:rPr>
                <w:rFonts w:ascii="Arial" w:eastAsia="Arial" w:hAnsi="Arial" w:cs="Arial"/>
                <w:sz w:val="24"/>
                <w:szCs w:val="24"/>
              </w:rPr>
              <w:t xml:space="preserve"> 6- Sistema exibe na tela as informações atuais do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e os cargos possíveis para o </w:t>
            </w:r>
            <w:r w:rsidR="00D03418" w:rsidRPr="00AE3AF2">
              <w:rPr>
                <w:rFonts w:ascii="Arial" w:eastAsia="Arial" w:hAnsi="Arial" w:cs="Arial"/>
                <w:sz w:val="24"/>
                <w:szCs w:val="24"/>
              </w:rPr>
              <w:t>colaborador</w:t>
            </w:r>
            <w:r w:rsidRPr="00AE3AF2">
              <w:rPr>
                <w:rFonts w:ascii="Arial" w:eastAsia="Arial" w:hAnsi="Arial" w:cs="Arial"/>
                <w:sz w:val="24"/>
                <w:szCs w:val="24"/>
              </w:rPr>
              <w:t>.</w:t>
            </w:r>
          </w:p>
        </w:tc>
      </w:tr>
      <w:tr w:rsidR="7F17A58D" w:rsidRPr="00AE3AF2" w14:paraId="73D15266"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53060DBA" w14:textId="5DDD05CD" w:rsidR="7F17A58D" w:rsidRPr="00AE3AF2" w:rsidRDefault="7F17A58D" w:rsidP="7F17A58D">
            <w:pPr>
              <w:jc w:val="both"/>
            </w:pPr>
            <w:r w:rsidRPr="00AE3AF2">
              <w:rPr>
                <w:rFonts w:ascii="Arial" w:eastAsia="Arial" w:hAnsi="Arial" w:cs="Arial"/>
                <w:sz w:val="24"/>
                <w:szCs w:val="24"/>
              </w:rPr>
              <w:t xml:space="preserve"> 7- </w:t>
            </w:r>
            <w:r w:rsidRPr="00AE3AF2">
              <w:rPr>
                <w:rFonts w:ascii="Arial" w:eastAsia="Arial" w:hAnsi="Arial" w:cs="Arial"/>
                <w:color w:val="000000" w:themeColor="text1"/>
                <w:sz w:val="24"/>
                <w:szCs w:val="24"/>
              </w:rPr>
              <w:t>Usuário seleciona o cargo e define o novo salário de acordo com o range salarial do cargo e clica em salvar.</w:t>
            </w:r>
          </w:p>
        </w:tc>
        <w:tc>
          <w:tcPr>
            <w:tcW w:w="4245" w:type="dxa"/>
            <w:tcBorders>
              <w:top w:val="single" w:sz="8" w:space="0" w:color="auto"/>
              <w:left w:val="single" w:sz="8" w:space="0" w:color="auto"/>
              <w:bottom w:val="single" w:sz="8" w:space="0" w:color="auto"/>
              <w:right w:val="single" w:sz="8" w:space="0" w:color="auto"/>
            </w:tcBorders>
            <w:vAlign w:val="center"/>
          </w:tcPr>
          <w:p w14:paraId="1648CBBF" w14:textId="6AD9DA13"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49AE2241"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2B237CCD" w14:textId="7FC1F8BC"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764A71BD" w14:textId="3AC2AD40" w:rsidR="7F17A58D" w:rsidRPr="00AE3AF2" w:rsidRDefault="7F17A58D" w:rsidP="7F17A58D">
            <w:pPr>
              <w:jc w:val="both"/>
            </w:pPr>
            <w:r w:rsidRPr="00AE3AF2">
              <w:rPr>
                <w:rFonts w:ascii="Arial" w:eastAsia="Arial" w:hAnsi="Arial" w:cs="Arial"/>
                <w:sz w:val="24"/>
                <w:szCs w:val="24"/>
              </w:rPr>
              <w:t xml:space="preserve">8- Sistema atualiza as informações do usuário (cargo e salário) e retorna uma mensagem de sucesso. </w:t>
            </w:r>
          </w:p>
        </w:tc>
      </w:tr>
      <w:tr w:rsidR="7F17A58D" w:rsidRPr="00AE3AF2" w14:paraId="29896A28" w14:textId="77777777" w:rsidTr="3168B8FD">
        <w:tc>
          <w:tcPr>
            <w:tcW w:w="1560" w:type="dxa"/>
            <w:tcBorders>
              <w:top w:val="single" w:sz="8" w:space="0" w:color="auto"/>
              <w:left w:val="nil"/>
              <w:bottom w:val="nil"/>
              <w:right w:val="nil"/>
            </w:tcBorders>
            <w:vAlign w:val="center"/>
          </w:tcPr>
          <w:p w14:paraId="181D83C0" w14:textId="04D35B5B" w:rsidR="7F17A58D" w:rsidRPr="00AE3AF2" w:rsidRDefault="7F17A58D"/>
        </w:tc>
        <w:tc>
          <w:tcPr>
            <w:tcW w:w="2685" w:type="dxa"/>
            <w:tcBorders>
              <w:top w:val="nil"/>
              <w:left w:val="nil"/>
              <w:bottom w:val="nil"/>
              <w:right w:val="nil"/>
            </w:tcBorders>
            <w:vAlign w:val="center"/>
          </w:tcPr>
          <w:p w14:paraId="1EF35B48" w14:textId="4DD395D5" w:rsidR="7F17A58D" w:rsidRPr="00AE3AF2" w:rsidRDefault="7F17A58D"/>
        </w:tc>
        <w:tc>
          <w:tcPr>
            <w:tcW w:w="4245" w:type="dxa"/>
            <w:tcBorders>
              <w:top w:val="single" w:sz="8" w:space="0" w:color="auto"/>
              <w:left w:val="nil"/>
              <w:bottom w:val="nil"/>
              <w:right w:val="nil"/>
            </w:tcBorders>
            <w:vAlign w:val="center"/>
          </w:tcPr>
          <w:p w14:paraId="5CFA50F9" w14:textId="2E1C3240" w:rsidR="7F17A58D" w:rsidRPr="00AE3AF2" w:rsidRDefault="7F17A58D"/>
        </w:tc>
      </w:tr>
    </w:tbl>
    <w:p w14:paraId="2B09DFFF" w14:textId="77777777" w:rsidR="00AC0C4F" w:rsidRPr="00AE3AF2" w:rsidRDefault="7F17A58D" w:rsidP="00AC0C4F">
      <w:pPr>
        <w:rPr>
          <w:sz w:val="24"/>
          <w:szCs w:val="24"/>
        </w:rPr>
      </w:pPr>
      <w:r w:rsidRPr="00AE3AF2">
        <w:rPr>
          <w:rFonts w:ascii="Arial" w:eastAsia="Arial" w:hAnsi="Arial" w:cs="Arial"/>
          <w:color w:val="404040" w:themeColor="text1" w:themeTint="BF"/>
          <w:sz w:val="24"/>
          <w:szCs w:val="24"/>
        </w:rPr>
        <w:t xml:space="preserve"> </w:t>
      </w:r>
      <w:r w:rsidR="00AC0C4F" w:rsidRPr="00AE3AF2">
        <w:rPr>
          <w:sz w:val="24"/>
          <w:szCs w:val="24"/>
        </w:rPr>
        <w:t>Fonte: Autoria Própria</w:t>
      </w:r>
    </w:p>
    <w:p w14:paraId="248C15F0" w14:textId="34E311D4" w:rsidR="00F0296F" w:rsidRPr="00AE3AF2" w:rsidRDefault="00F0296F" w:rsidP="7F17A58D">
      <w:pPr>
        <w:spacing w:line="360" w:lineRule="auto"/>
        <w:jc w:val="center"/>
      </w:pPr>
    </w:p>
    <w:p w14:paraId="1CC69112" w14:textId="4D3F05AB" w:rsidR="00F0296F" w:rsidRPr="00AE3AF2" w:rsidRDefault="00F0296F" w:rsidP="7F17A58D">
      <w:pPr>
        <w:spacing w:line="257" w:lineRule="auto"/>
      </w:pPr>
      <w:r w:rsidRPr="00AE3AF2">
        <w:br/>
      </w:r>
    </w:p>
    <w:p w14:paraId="7F483392" w14:textId="0FE8105D" w:rsidR="00F0296F" w:rsidRPr="00AE3AF2" w:rsidRDefault="7F17A58D" w:rsidP="7F17A58D">
      <w:pPr>
        <w:spacing w:line="257" w:lineRule="auto"/>
      </w:pPr>
      <w:r w:rsidRPr="00AE3AF2">
        <w:rPr>
          <w:rFonts w:ascii="Arial" w:eastAsia="Arial" w:hAnsi="Arial" w:cs="Arial"/>
          <w:sz w:val="24"/>
          <w:szCs w:val="24"/>
        </w:rPr>
        <w:t xml:space="preserve"> </w:t>
      </w:r>
    </w:p>
    <w:p w14:paraId="0DE13611" w14:textId="4FD8AA84" w:rsidR="00F0296F" w:rsidRPr="00AE3AF2" w:rsidRDefault="7F17A58D" w:rsidP="7F17A58D">
      <w:pPr>
        <w:spacing w:line="360" w:lineRule="auto"/>
        <w:jc w:val="center"/>
      </w:pPr>
      <w:r w:rsidRPr="00AE3AF2">
        <w:rPr>
          <w:rFonts w:ascii="Arial" w:eastAsia="Arial" w:hAnsi="Arial" w:cs="Arial"/>
          <w:color w:val="404040" w:themeColor="text1" w:themeTint="BF"/>
          <w:sz w:val="24"/>
          <w:szCs w:val="24"/>
        </w:rPr>
        <w:t xml:space="preserve">Quadro </w:t>
      </w:r>
      <w:r w:rsidR="2F3EAC70" w:rsidRPr="00AE3AF2">
        <w:rPr>
          <w:rFonts w:ascii="Arial" w:eastAsia="Arial" w:hAnsi="Arial" w:cs="Arial"/>
          <w:color w:val="404040" w:themeColor="text1" w:themeTint="BF"/>
          <w:sz w:val="24"/>
          <w:szCs w:val="24"/>
        </w:rPr>
        <w:t>3</w:t>
      </w:r>
      <w:r w:rsidRPr="00AE3AF2">
        <w:rPr>
          <w:rFonts w:ascii="Arial" w:eastAsia="Arial" w:hAnsi="Arial" w:cs="Arial"/>
          <w:color w:val="404040" w:themeColor="text1" w:themeTint="BF"/>
          <w:sz w:val="24"/>
          <w:szCs w:val="24"/>
        </w:rPr>
        <w:t xml:space="preserve"> - Descrição do Caso de Uso Promover </w:t>
      </w:r>
      <w:r w:rsidR="00D03418" w:rsidRPr="00AE3AF2">
        <w:rPr>
          <w:rFonts w:ascii="Arial" w:eastAsia="Arial" w:hAnsi="Arial" w:cs="Arial"/>
          <w:color w:val="404040" w:themeColor="text1" w:themeTint="BF"/>
          <w:sz w:val="24"/>
          <w:szCs w:val="24"/>
        </w:rPr>
        <w:t>Colaborador</w:t>
      </w:r>
      <w:r w:rsidR="002A20AD" w:rsidRPr="00AE3AF2">
        <w:rPr>
          <w:rFonts w:ascii="Arial" w:eastAsia="Arial" w:hAnsi="Arial" w:cs="Arial"/>
          <w:color w:val="404040" w:themeColor="text1" w:themeTint="BF"/>
          <w:sz w:val="24"/>
          <w:szCs w:val="24"/>
        </w:rPr>
        <w:t xml:space="preserve"> por Salário</w:t>
      </w:r>
    </w:p>
    <w:p w14:paraId="574987FB" w14:textId="1E19627F" w:rsidR="00F0296F" w:rsidRPr="00AE3AF2" w:rsidRDefault="7F17A58D" w:rsidP="00F0296F">
      <w:r w:rsidRPr="00AE3AF2">
        <w:rPr>
          <w:rFonts w:ascii="Arial" w:eastAsia="Arial" w:hAnsi="Arial" w:cs="Arial"/>
          <w:sz w:val="24"/>
          <w:szCs w:val="24"/>
        </w:rPr>
        <w:t xml:space="preserve"> </w:t>
      </w:r>
    </w:p>
    <w:tbl>
      <w:tblPr>
        <w:tblW w:w="0" w:type="auto"/>
        <w:tblInd w:w="9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560"/>
        <w:gridCol w:w="2685"/>
        <w:gridCol w:w="4245"/>
      </w:tblGrid>
      <w:tr w:rsidR="7F17A58D" w:rsidRPr="00AE3AF2" w14:paraId="6FEB30E3" w14:textId="77777777" w:rsidTr="2642B0A3">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20540D9" w14:textId="749943B4" w:rsidR="7F17A58D" w:rsidRPr="00AE3AF2" w:rsidRDefault="7F17A58D">
            <w:r w:rsidRPr="00AE3AF2">
              <w:rPr>
                <w:rFonts w:ascii="Arial" w:eastAsia="Arial" w:hAnsi="Arial" w:cs="Arial"/>
                <w:sz w:val="24"/>
                <w:szCs w:val="24"/>
              </w:rPr>
              <w:lastRenderedPageBreak/>
              <w:t>Caso de Uso</w:t>
            </w:r>
          </w:p>
        </w:tc>
        <w:tc>
          <w:tcPr>
            <w:tcW w:w="6930" w:type="dxa"/>
            <w:gridSpan w:val="2"/>
            <w:tcBorders>
              <w:top w:val="single" w:sz="8" w:space="0" w:color="auto"/>
              <w:left w:val="single" w:sz="8" w:space="0" w:color="auto"/>
              <w:bottom w:val="single" w:sz="8" w:space="0" w:color="auto"/>
              <w:right w:val="single" w:sz="8" w:space="0" w:color="auto"/>
            </w:tcBorders>
          </w:tcPr>
          <w:p w14:paraId="3AAE1BE1" w14:textId="28C16B27" w:rsidR="7F17A58D" w:rsidRPr="00AE3AF2" w:rsidRDefault="7F17A58D">
            <w:proofErr w:type="spellStart"/>
            <w:r w:rsidRPr="00AE3AF2">
              <w:rPr>
                <w:rFonts w:ascii="Arial" w:eastAsia="Arial" w:hAnsi="Arial" w:cs="Arial"/>
                <w:sz w:val="24"/>
                <w:szCs w:val="24"/>
              </w:rPr>
              <w:t>RF2</w:t>
            </w:r>
            <w:proofErr w:type="spellEnd"/>
            <w:r w:rsidRPr="00AE3AF2">
              <w:rPr>
                <w:rFonts w:ascii="Arial" w:eastAsia="Arial" w:hAnsi="Arial" w:cs="Arial"/>
                <w:sz w:val="24"/>
                <w:szCs w:val="24"/>
              </w:rPr>
              <w:t xml:space="preserve">: Promover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por Salário</w:t>
            </w:r>
          </w:p>
        </w:tc>
      </w:tr>
      <w:tr w:rsidR="7F17A58D" w:rsidRPr="00AE3AF2" w14:paraId="080F42F4" w14:textId="77777777" w:rsidTr="2642B0A3">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8F8671E" w14:textId="7DBD3FA6" w:rsidR="7F17A58D" w:rsidRPr="00AE3AF2" w:rsidRDefault="7F17A58D">
            <w:r w:rsidRPr="00AE3AF2">
              <w:rPr>
                <w:rFonts w:ascii="Arial" w:eastAsia="Arial" w:hAnsi="Arial" w:cs="Arial"/>
                <w:color w:val="000000" w:themeColor="text1"/>
                <w:sz w:val="24"/>
                <w:szCs w:val="24"/>
              </w:rPr>
              <w:t>Ator Principal</w:t>
            </w:r>
          </w:p>
        </w:tc>
        <w:tc>
          <w:tcPr>
            <w:tcW w:w="6930" w:type="dxa"/>
            <w:gridSpan w:val="2"/>
            <w:tcBorders>
              <w:top w:val="single" w:sz="8" w:space="0" w:color="auto"/>
              <w:left w:val="single" w:sz="8" w:space="0" w:color="auto"/>
              <w:bottom w:val="single" w:sz="8" w:space="0" w:color="auto"/>
              <w:right w:val="single" w:sz="8" w:space="0" w:color="auto"/>
            </w:tcBorders>
          </w:tcPr>
          <w:p w14:paraId="1EC84761" w14:textId="09434EC5" w:rsidR="7F17A58D" w:rsidRPr="00AE3AF2" w:rsidRDefault="7F17A58D">
            <w:r w:rsidRPr="00AE3AF2">
              <w:rPr>
                <w:rFonts w:ascii="Arial" w:eastAsia="Arial" w:hAnsi="Arial" w:cs="Arial"/>
                <w:sz w:val="24"/>
                <w:szCs w:val="24"/>
              </w:rPr>
              <w:t>Colaborador do RH</w:t>
            </w:r>
          </w:p>
        </w:tc>
      </w:tr>
      <w:tr w:rsidR="7F17A58D" w:rsidRPr="00AE3AF2" w14:paraId="448EEC47" w14:textId="77777777" w:rsidTr="2642B0A3">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7740BD1A" w14:textId="548181D7" w:rsidR="7F17A58D" w:rsidRPr="00AE3AF2" w:rsidRDefault="7F17A58D">
            <w:r w:rsidRPr="00AE3AF2">
              <w:rPr>
                <w:rFonts w:ascii="Arial" w:eastAsia="Arial" w:hAnsi="Arial" w:cs="Arial"/>
                <w:color w:val="000000" w:themeColor="text1"/>
                <w:sz w:val="24"/>
                <w:szCs w:val="24"/>
              </w:rPr>
              <w:t>Ator secundário</w:t>
            </w:r>
          </w:p>
        </w:tc>
        <w:tc>
          <w:tcPr>
            <w:tcW w:w="6930" w:type="dxa"/>
            <w:gridSpan w:val="2"/>
            <w:tcBorders>
              <w:top w:val="single" w:sz="8" w:space="0" w:color="auto"/>
              <w:left w:val="single" w:sz="8" w:space="0" w:color="auto"/>
              <w:bottom w:val="single" w:sz="8" w:space="0" w:color="auto"/>
              <w:right w:val="single" w:sz="8" w:space="0" w:color="auto"/>
            </w:tcBorders>
          </w:tcPr>
          <w:p w14:paraId="5AA48C63" w14:textId="4375EBA3" w:rsidR="7F17A58D" w:rsidRPr="00AE3AF2" w:rsidRDefault="7F17A58D"/>
        </w:tc>
      </w:tr>
      <w:tr w:rsidR="7F17A58D" w:rsidRPr="00AE3AF2" w14:paraId="76A70974" w14:textId="77777777" w:rsidTr="2642B0A3">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45DD913C" w14:textId="7D6A4BAF" w:rsidR="7F17A58D" w:rsidRPr="00AE3AF2" w:rsidRDefault="7F17A58D">
            <w:r w:rsidRPr="00AE3AF2">
              <w:rPr>
                <w:rFonts w:ascii="Arial" w:eastAsia="Arial" w:hAnsi="Arial" w:cs="Arial"/>
                <w:color w:val="000000" w:themeColor="text1"/>
                <w:sz w:val="24"/>
                <w:szCs w:val="24"/>
              </w:rPr>
              <w:t>Pré-condição</w:t>
            </w:r>
          </w:p>
        </w:tc>
        <w:tc>
          <w:tcPr>
            <w:tcW w:w="6930" w:type="dxa"/>
            <w:gridSpan w:val="2"/>
            <w:tcBorders>
              <w:top w:val="single" w:sz="8" w:space="0" w:color="auto"/>
              <w:left w:val="single" w:sz="8" w:space="0" w:color="auto"/>
              <w:bottom w:val="single" w:sz="8" w:space="0" w:color="auto"/>
              <w:right w:val="single" w:sz="8" w:space="0" w:color="auto"/>
            </w:tcBorders>
          </w:tcPr>
          <w:p w14:paraId="22AA7C7E" w14:textId="0043FAF5" w:rsidR="7F17A58D" w:rsidRPr="00AE3AF2" w:rsidRDefault="7F17A58D">
            <w:r w:rsidRPr="00AE3AF2">
              <w:rPr>
                <w:rFonts w:ascii="Arial" w:eastAsia="Arial" w:hAnsi="Arial" w:cs="Arial"/>
                <w:sz w:val="24"/>
                <w:szCs w:val="24"/>
              </w:rPr>
              <w:t>O usuário deverá estar logado.</w:t>
            </w:r>
          </w:p>
        </w:tc>
      </w:tr>
      <w:tr w:rsidR="7F17A58D" w:rsidRPr="00AE3AF2" w14:paraId="5AC77FD2" w14:textId="77777777" w:rsidTr="2642B0A3">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18B58EDA" w14:textId="54144407" w:rsidR="7F17A58D" w:rsidRPr="00AE3AF2" w:rsidRDefault="7F17A58D">
            <w:r w:rsidRPr="00AE3AF2">
              <w:rPr>
                <w:rFonts w:ascii="Arial" w:eastAsia="Arial" w:hAnsi="Arial" w:cs="Arial"/>
                <w:color w:val="000000" w:themeColor="text1"/>
                <w:sz w:val="24"/>
                <w:szCs w:val="24"/>
              </w:rPr>
              <w:t>Pós-condição</w:t>
            </w:r>
          </w:p>
        </w:tc>
        <w:tc>
          <w:tcPr>
            <w:tcW w:w="6930" w:type="dxa"/>
            <w:gridSpan w:val="2"/>
            <w:tcBorders>
              <w:top w:val="single" w:sz="8" w:space="0" w:color="auto"/>
              <w:left w:val="single" w:sz="8" w:space="0" w:color="auto"/>
              <w:bottom w:val="single" w:sz="8" w:space="0" w:color="auto"/>
              <w:right w:val="single" w:sz="8" w:space="0" w:color="auto"/>
            </w:tcBorders>
          </w:tcPr>
          <w:p w14:paraId="1BA1D337" w14:textId="46EBBE32" w:rsidR="7F17A58D" w:rsidRPr="00AE3AF2" w:rsidRDefault="7F17A58D"/>
        </w:tc>
      </w:tr>
      <w:tr w:rsidR="7F17A58D" w:rsidRPr="00AE3AF2" w14:paraId="4F8D8DC8" w14:textId="77777777" w:rsidTr="2642B0A3">
        <w:tc>
          <w:tcPr>
            <w:tcW w:w="4245" w:type="dxa"/>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A7C3A2C" w14:textId="38248D64" w:rsidR="7F17A58D" w:rsidRPr="00AE3AF2" w:rsidRDefault="7F17A58D" w:rsidP="7F17A58D">
            <w:pPr>
              <w:jc w:val="center"/>
            </w:pPr>
            <w:r w:rsidRPr="00AE3AF2">
              <w:rPr>
                <w:rFonts w:ascii="Arial" w:eastAsia="Arial" w:hAnsi="Arial" w:cs="Arial"/>
                <w:color w:val="000000" w:themeColor="text1"/>
                <w:sz w:val="24"/>
                <w:szCs w:val="24"/>
              </w:rPr>
              <w:t>Ações do Ator</w:t>
            </w:r>
          </w:p>
        </w:tc>
        <w:tc>
          <w:tcPr>
            <w:tcW w:w="42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40EE16B" w14:textId="10427039" w:rsidR="7F17A58D" w:rsidRPr="00AE3AF2" w:rsidRDefault="7F17A58D" w:rsidP="7F17A58D">
            <w:pPr>
              <w:jc w:val="center"/>
            </w:pPr>
            <w:r w:rsidRPr="00AE3AF2">
              <w:rPr>
                <w:rFonts w:ascii="Arial" w:eastAsia="Arial" w:hAnsi="Arial" w:cs="Arial"/>
                <w:color w:val="000000" w:themeColor="text1"/>
                <w:sz w:val="24"/>
                <w:szCs w:val="24"/>
              </w:rPr>
              <w:t>Ações do Sistema</w:t>
            </w:r>
          </w:p>
        </w:tc>
      </w:tr>
      <w:tr w:rsidR="7F17A58D" w:rsidRPr="00AE3AF2" w14:paraId="5D2A0F91" w14:textId="77777777" w:rsidTr="2642B0A3">
        <w:tc>
          <w:tcPr>
            <w:tcW w:w="4245" w:type="dxa"/>
            <w:gridSpan w:val="2"/>
            <w:tcBorders>
              <w:top w:val="single" w:sz="8" w:space="0" w:color="auto"/>
              <w:left w:val="single" w:sz="8" w:space="0" w:color="auto"/>
              <w:bottom w:val="single" w:sz="8" w:space="0" w:color="auto"/>
              <w:right w:val="single" w:sz="8" w:space="0" w:color="auto"/>
            </w:tcBorders>
            <w:vAlign w:val="center"/>
          </w:tcPr>
          <w:p w14:paraId="560CEEBB" w14:textId="1434005F" w:rsidR="7F17A58D" w:rsidRPr="00AE3AF2" w:rsidRDefault="7F17A58D" w:rsidP="7F17A58D">
            <w:pPr>
              <w:jc w:val="both"/>
            </w:pPr>
            <w:r w:rsidRPr="00AE3AF2">
              <w:rPr>
                <w:rFonts w:ascii="Arial" w:eastAsia="Arial" w:hAnsi="Arial" w:cs="Arial"/>
                <w:sz w:val="24"/>
                <w:szCs w:val="24"/>
              </w:rPr>
              <w:t>1- O usuário acessa a tela de promoções.</w:t>
            </w:r>
          </w:p>
        </w:tc>
        <w:tc>
          <w:tcPr>
            <w:tcW w:w="4245" w:type="dxa"/>
            <w:tcBorders>
              <w:top w:val="single" w:sz="8" w:space="0" w:color="auto"/>
              <w:left w:val="single" w:sz="8" w:space="0" w:color="auto"/>
              <w:bottom w:val="single" w:sz="8" w:space="0" w:color="auto"/>
              <w:right w:val="single" w:sz="8" w:space="0" w:color="auto"/>
            </w:tcBorders>
            <w:vAlign w:val="center"/>
          </w:tcPr>
          <w:p w14:paraId="17F71925" w14:textId="01CB6382"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2A8FF470" w14:textId="77777777" w:rsidTr="2642B0A3">
        <w:tc>
          <w:tcPr>
            <w:tcW w:w="4245" w:type="dxa"/>
            <w:gridSpan w:val="2"/>
            <w:tcBorders>
              <w:top w:val="single" w:sz="8" w:space="0" w:color="auto"/>
              <w:left w:val="single" w:sz="8" w:space="0" w:color="auto"/>
              <w:bottom w:val="single" w:sz="8" w:space="0" w:color="auto"/>
              <w:right w:val="single" w:sz="8" w:space="0" w:color="auto"/>
            </w:tcBorders>
            <w:vAlign w:val="center"/>
          </w:tcPr>
          <w:p w14:paraId="734E21DA" w14:textId="241C93F2"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4B831D03" w14:textId="264B70CB" w:rsidR="7F17A58D" w:rsidRPr="00AE3AF2" w:rsidRDefault="7F17A58D" w:rsidP="7F17A58D">
            <w:pPr>
              <w:jc w:val="both"/>
            </w:pPr>
            <w:r w:rsidRPr="00AE3AF2">
              <w:rPr>
                <w:rFonts w:ascii="Arial" w:eastAsia="Arial" w:hAnsi="Arial" w:cs="Arial"/>
                <w:sz w:val="24"/>
                <w:szCs w:val="24"/>
              </w:rPr>
              <w:t>2- Sistema exibe na tela as opções.</w:t>
            </w:r>
          </w:p>
        </w:tc>
      </w:tr>
      <w:tr w:rsidR="7F17A58D" w:rsidRPr="00AE3AF2" w14:paraId="1F5978D2" w14:textId="77777777" w:rsidTr="2642B0A3">
        <w:tc>
          <w:tcPr>
            <w:tcW w:w="4245" w:type="dxa"/>
            <w:gridSpan w:val="2"/>
            <w:tcBorders>
              <w:top w:val="single" w:sz="8" w:space="0" w:color="auto"/>
              <w:left w:val="single" w:sz="8" w:space="0" w:color="auto"/>
              <w:bottom w:val="single" w:sz="8" w:space="0" w:color="auto"/>
              <w:right w:val="single" w:sz="8" w:space="0" w:color="auto"/>
            </w:tcBorders>
            <w:vAlign w:val="center"/>
          </w:tcPr>
          <w:p w14:paraId="36963BE7" w14:textId="48B87174" w:rsidR="7F17A58D" w:rsidRPr="00AE3AF2" w:rsidRDefault="7F17A58D" w:rsidP="7F17A58D">
            <w:pPr>
              <w:jc w:val="both"/>
            </w:pPr>
            <w:r w:rsidRPr="00AE3AF2">
              <w:rPr>
                <w:rFonts w:ascii="Arial" w:eastAsia="Arial" w:hAnsi="Arial" w:cs="Arial"/>
                <w:sz w:val="24"/>
                <w:szCs w:val="24"/>
              </w:rPr>
              <w:t>3- Usuário clica em Salário.</w:t>
            </w:r>
            <w:r w:rsidR="006043EA">
              <w:rPr>
                <w:rFonts w:ascii="Arial" w:eastAsia="Arial" w:hAnsi="Arial" w:cs="Arial"/>
                <w:sz w:val="24"/>
                <w:szCs w:val="24"/>
              </w:rPr>
              <w:t xml:space="preserve"> </w:t>
            </w:r>
            <w:r w:rsidR="006043EA" w:rsidRPr="006043EA">
              <w:rPr>
                <w:rFonts w:ascii="Arial" w:eastAsia="Arial" w:hAnsi="Arial" w:cs="Arial"/>
                <w:sz w:val="24"/>
                <w:szCs w:val="24"/>
                <w:highlight w:val="yellow"/>
              </w:rPr>
              <w:t xml:space="preserve">(a mesma dúvida do </w:t>
            </w:r>
            <w:proofErr w:type="spellStart"/>
            <w:r w:rsidR="006043EA" w:rsidRPr="006043EA">
              <w:rPr>
                <w:rFonts w:ascii="Arial" w:eastAsia="Arial" w:hAnsi="Arial" w:cs="Arial"/>
                <w:sz w:val="24"/>
                <w:szCs w:val="24"/>
                <w:highlight w:val="yellow"/>
              </w:rPr>
              <w:t>RF1</w:t>
            </w:r>
            <w:proofErr w:type="spellEnd"/>
            <w:r w:rsidR="006043EA" w:rsidRPr="006043EA">
              <w:rPr>
                <w:rFonts w:ascii="Arial" w:eastAsia="Arial" w:hAnsi="Arial" w:cs="Arial"/>
                <w:sz w:val="24"/>
                <w:szCs w:val="24"/>
                <w:highlight w:val="yellow"/>
              </w:rPr>
              <w:t>)</w:t>
            </w:r>
          </w:p>
        </w:tc>
        <w:tc>
          <w:tcPr>
            <w:tcW w:w="4245" w:type="dxa"/>
            <w:tcBorders>
              <w:top w:val="single" w:sz="8" w:space="0" w:color="auto"/>
              <w:left w:val="single" w:sz="8" w:space="0" w:color="auto"/>
              <w:bottom w:val="single" w:sz="8" w:space="0" w:color="auto"/>
              <w:right w:val="single" w:sz="8" w:space="0" w:color="auto"/>
            </w:tcBorders>
            <w:vAlign w:val="center"/>
          </w:tcPr>
          <w:p w14:paraId="740C5D73" w14:textId="5384ECCB"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7DBAAD90" w14:textId="77777777" w:rsidTr="2642B0A3">
        <w:tc>
          <w:tcPr>
            <w:tcW w:w="4245" w:type="dxa"/>
            <w:gridSpan w:val="2"/>
            <w:tcBorders>
              <w:top w:val="single" w:sz="8" w:space="0" w:color="auto"/>
              <w:left w:val="single" w:sz="8" w:space="0" w:color="auto"/>
              <w:bottom w:val="single" w:sz="8" w:space="0" w:color="auto"/>
              <w:right w:val="single" w:sz="8" w:space="0" w:color="auto"/>
            </w:tcBorders>
            <w:vAlign w:val="center"/>
          </w:tcPr>
          <w:p w14:paraId="734284A4" w14:textId="1005359D"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3E4F072D" w14:textId="500C0FC3" w:rsidR="7F17A58D" w:rsidRPr="00AE3AF2" w:rsidRDefault="7F17A58D" w:rsidP="2642B0A3">
            <w:pPr>
              <w:jc w:val="both"/>
              <w:rPr>
                <w:rFonts w:ascii="Arial" w:eastAsia="Arial" w:hAnsi="Arial" w:cs="Arial"/>
                <w:sz w:val="24"/>
                <w:szCs w:val="24"/>
                <w:highlight w:val="yellow"/>
              </w:rPr>
            </w:pPr>
            <w:r w:rsidRPr="00AE3AF2">
              <w:rPr>
                <w:rFonts w:ascii="Arial" w:eastAsia="Arial" w:hAnsi="Arial" w:cs="Arial"/>
                <w:sz w:val="24"/>
                <w:szCs w:val="24"/>
              </w:rPr>
              <w:t xml:space="preserve">4- Sistema exibe um local de busca de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por matrícula</w:t>
            </w:r>
            <w:r w:rsidR="002417F1" w:rsidRPr="00AE3AF2">
              <w:rPr>
                <w:rFonts w:ascii="Arial" w:eastAsia="Arial" w:hAnsi="Arial" w:cs="Arial"/>
                <w:sz w:val="24"/>
                <w:szCs w:val="24"/>
              </w:rPr>
              <w:t xml:space="preserve"> ou grupo de colaboradores.</w:t>
            </w:r>
          </w:p>
        </w:tc>
      </w:tr>
      <w:tr w:rsidR="7F17A58D" w:rsidRPr="00AE3AF2" w14:paraId="41E47946" w14:textId="77777777" w:rsidTr="2642B0A3">
        <w:tc>
          <w:tcPr>
            <w:tcW w:w="4245" w:type="dxa"/>
            <w:gridSpan w:val="2"/>
            <w:tcBorders>
              <w:top w:val="single" w:sz="8" w:space="0" w:color="auto"/>
              <w:left w:val="single" w:sz="8" w:space="0" w:color="auto"/>
              <w:bottom w:val="single" w:sz="8" w:space="0" w:color="auto"/>
              <w:right w:val="single" w:sz="8" w:space="0" w:color="auto"/>
            </w:tcBorders>
            <w:vAlign w:val="center"/>
          </w:tcPr>
          <w:p w14:paraId="7FFDA626" w14:textId="1A93C90B" w:rsidR="7F17A58D" w:rsidRPr="00AE3AF2" w:rsidRDefault="7F17A58D" w:rsidP="7F17A58D">
            <w:pPr>
              <w:jc w:val="both"/>
            </w:pPr>
            <w:r w:rsidRPr="00AE3AF2">
              <w:rPr>
                <w:rFonts w:ascii="Arial" w:eastAsia="Arial" w:hAnsi="Arial" w:cs="Arial"/>
                <w:sz w:val="24"/>
                <w:szCs w:val="24"/>
              </w:rPr>
              <w:t xml:space="preserve">5- Usuário busca pelo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através da matrícula.</w:t>
            </w:r>
          </w:p>
        </w:tc>
        <w:tc>
          <w:tcPr>
            <w:tcW w:w="4245" w:type="dxa"/>
            <w:tcBorders>
              <w:top w:val="single" w:sz="8" w:space="0" w:color="auto"/>
              <w:left w:val="single" w:sz="8" w:space="0" w:color="auto"/>
              <w:bottom w:val="single" w:sz="8" w:space="0" w:color="auto"/>
              <w:right w:val="single" w:sz="8" w:space="0" w:color="auto"/>
            </w:tcBorders>
            <w:vAlign w:val="center"/>
          </w:tcPr>
          <w:p w14:paraId="46D6D56F" w14:textId="3D2F4777"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3F905908" w14:textId="77777777" w:rsidTr="2642B0A3">
        <w:tc>
          <w:tcPr>
            <w:tcW w:w="4245" w:type="dxa"/>
            <w:gridSpan w:val="2"/>
            <w:tcBorders>
              <w:top w:val="single" w:sz="8" w:space="0" w:color="auto"/>
              <w:left w:val="single" w:sz="8" w:space="0" w:color="auto"/>
              <w:bottom w:val="single" w:sz="8" w:space="0" w:color="auto"/>
              <w:right w:val="single" w:sz="8" w:space="0" w:color="auto"/>
            </w:tcBorders>
            <w:vAlign w:val="center"/>
          </w:tcPr>
          <w:p w14:paraId="188FEA2C" w14:textId="610FE293"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4315010B" w14:textId="50F68BD1" w:rsidR="7F17A58D" w:rsidRPr="00AE3AF2" w:rsidRDefault="7F17A58D" w:rsidP="7F17A58D">
            <w:pPr>
              <w:jc w:val="both"/>
            </w:pPr>
            <w:r w:rsidRPr="00AE3AF2">
              <w:rPr>
                <w:rFonts w:ascii="Arial" w:eastAsia="Arial" w:hAnsi="Arial" w:cs="Arial"/>
                <w:sz w:val="24"/>
                <w:szCs w:val="24"/>
              </w:rPr>
              <w:t xml:space="preserve"> 6- Sistema exibe na tela as informações atuais do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e o range possível de salário para o cargo atual do </w:t>
            </w:r>
            <w:r w:rsidR="00D03418" w:rsidRPr="00AE3AF2">
              <w:rPr>
                <w:rFonts w:ascii="Arial" w:eastAsia="Arial" w:hAnsi="Arial" w:cs="Arial"/>
                <w:sz w:val="24"/>
                <w:szCs w:val="24"/>
              </w:rPr>
              <w:t>colaborador</w:t>
            </w:r>
            <w:r w:rsidRPr="00AE3AF2">
              <w:rPr>
                <w:rFonts w:ascii="Arial" w:eastAsia="Arial" w:hAnsi="Arial" w:cs="Arial"/>
                <w:sz w:val="24"/>
                <w:szCs w:val="24"/>
              </w:rPr>
              <w:t>.</w:t>
            </w:r>
          </w:p>
        </w:tc>
      </w:tr>
      <w:tr w:rsidR="7F17A58D" w:rsidRPr="00AE3AF2" w14:paraId="18F567CD" w14:textId="77777777" w:rsidTr="2642B0A3">
        <w:tc>
          <w:tcPr>
            <w:tcW w:w="4245" w:type="dxa"/>
            <w:gridSpan w:val="2"/>
            <w:tcBorders>
              <w:top w:val="single" w:sz="8" w:space="0" w:color="auto"/>
              <w:left w:val="single" w:sz="8" w:space="0" w:color="auto"/>
              <w:bottom w:val="single" w:sz="8" w:space="0" w:color="auto"/>
              <w:right w:val="single" w:sz="8" w:space="0" w:color="auto"/>
            </w:tcBorders>
            <w:vAlign w:val="center"/>
          </w:tcPr>
          <w:p w14:paraId="16A01B8B" w14:textId="6E3EFCEE" w:rsidR="7F17A58D" w:rsidRPr="00AE3AF2" w:rsidRDefault="7F17A58D" w:rsidP="7F17A58D">
            <w:pPr>
              <w:jc w:val="both"/>
            </w:pPr>
            <w:r w:rsidRPr="00AE3AF2">
              <w:rPr>
                <w:rFonts w:ascii="Arial" w:eastAsia="Arial" w:hAnsi="Arial" w:cs="Arial"/>
                <w:sz w:val="24"/>
                <w:szCs w:val="24"/>
              </w:rPr>
              <w:t xml:space="preserve"> 7- </w:t>
            </w:r>
            <w:r w:rsidRPr="00AE3AF2">
              <w:rPr>
                <w:rFonts w:ascii="Arial" w:eastAsia="Arial" w:hAnsi="Arial" w:cs="Arial"/>
                <w:color w:val="000000" w:themeColor="text1"/>
                <w:sz w:val="24"/>
                <w:szCs w:val="24"/>
              </w:rPr>
              <w:t>Usuário define o novo salário de acordo com o range salarial do cargo e clica em salvar</w:t>
            </w:r>
          </w:p>
        </w:tc>
        <w:tc>
          <w:tcPr>
            <w:tcW w:w="4245" w:type="dxa"/>
            <w:tcBorders>
              <w:top w:val="single" w:sz="8" w:space="0" w:color="auto"/>
              <w:left w:val="single" w:sz="8" w:space="0" w:color="auto"/>
              <w:bottom w:val="single" w:sz="8" w:space="0" w:color="auto"/>
              <w:right w:val="single" w:sz="8" w:space="0" w:color="auto"/>
            </w:tcBorders>
            <w:vAlign w:val="center"/>
          </w:tcPr>
          <w:p w14:paraId="2E8D99DB" w14:textId="7B7AF1E3"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09BFB55E" w14:textId="77777777" w:rsidTr="2642B0A3">
        <w:tc>
          <w:tcPr>
            <w:tcW w:w="4245" w:type="dxa"/>
            <w:gridSpan w:val="2"/>
            <w:tcBorders>
              <w:top w:val="single" w:sz="8" w:space="0" w:color="auto"/>
              <w:left w:val="single" w:sz="8" w:space="0" w:color="auto"/>
              <w:bottom w:val="single" w:sz="8" w:space="0" w:color="auto"/>
              <w:right w:val="single" w:sz="8" w:space="0" w:color="auto"/>
            </w:tcBorders>
            <w:vAlign w:val="center"/>
          </w:tcPr>
          <w:p w14:paraId="6539959A" w14:textId="4EB47A3D"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1226356B" w14:textId="1979F6D8" w:rsidR="7F17A58D" w:rsidRPr="00AE3AF2" w:rsidRDefault="7F17A58D" w:rsidP="7F17A58D">
            <w:pPr>
              <w:jc w:val="both"/>
            </w:pPr>
            <w:r w:rsidRPr="00AE3AF2">
              <w:rPr>
                <w:rFonts w:ascii="Arial" w:eastAsia="Arial" w:hAnsi="Arial" w:cs="Arial"/>
                <w:sz w:val="24"/>
                <w:szCs w:val="24"/>
              </w:rPr>
              <w:t xml:space="preserve"> 8- Sistema atualiza as informações do usuário (salário) e retorna uma mensagem de sucesso. </w:t>
            </w:r>
          </w:p>
        </w:tc>
      </w:tr>
      <w:tr w:rsidR="7F17A58D" w:rsidRPr="00AE3AF2" w14:paraId="6490C1EB" w14:textId="77777777" w:rsidTr="2642B0A3">
        <w:tc>
          <w:tcPr>
            <w:tcW w:w="1560" w:type="dxa"/>
            <w:tcBorders>
              <w:top w:val="single" w:sz="8" w:space="0" w:color="auto"/>
              <w:left w:val="nil"/>
              <w:bottom w:val="nil"/>
              <w:right w:val="nil"/>
            </w:tcBorders>
            <w:vAlign w:val="center"/>
          </w:tcPr>
          <w:p w14:paraId="42943231" w14:textId="0A142BFF" w:rsidR="7F17A58D" w:rsidRPr="00AE3AF2" w:rsidRDefault="7F17A58D"/>
        </w:tc>
        <w:tc>
          <w:tcPr>
            <w:tcW w:w="2685" w:type="dxa"/>
            <w:tcBorders>
              <w:top w:val="nil"/>
              <w:left w:val="nil"/>
              <w:bottom w:val="nil"/>
              <w:right w:val="nil"/>
            </w:tcBorders>
            <w:vAlign w:val="center"/>
          </w:tcPr>
          <w:p w14:paraId="437E76D0" w14:textId="0F1F1DC6" w:rsidR="7F17A58D" w:rsidRPr="00AE3AF2" w:rsidRDefault="7F17A58D"/>
        </w:tc>
        <w:tc>
          <w:tcPr>
            <w:tcW w:w="4245" w:type="dxa"/>
            <w:tcBorders>
              <w:top w:val="single" w:sz="8" w:space="0" w:color="auto"/>
              <w:left w:val="nil"/>
              <w:bottom w:val="nil"/>
              <w:right w:val="nil"/>
            </w:tcBorders>
            <w:vAlign w:val="center"/>
          </w:tcPr>
          <w:p w14:paraId="77D4BE20" w14:textId="48D772B0" w:rsidR="7F17A58D" w:rsidRPr="00AE3AF2" w:rsidRDefault="7F17A58D"/>
        </w:tc>
      </w:tr>
    </w:tbl>
    <w:p w14:paraId="7178D011" w14:textId="77777777" w:rsidR="00AC0C4F" w:rsidRPr="00AE3AF2" w:rsidRDefault="7F17A58D" w:rsidP="00AC0C4F">
      <w:pPr>
        <w:rPr>
          <w:sz w:val="24"/>
          <w:szCs w:val="24"/>
        </w:rPr>
      </w:pPr>
      <w:r w:rsidRPr="00AE3AF2">
        <w:rPr>
          <w:rFonts w:ascii="Arial" w:eastAsia="Arial" w:hAnsi="Arial" w:cs="Arial"/>
          <w:sz w:val="24"/>
          <w:szCs w:val="24"/>
        </w:rPr>
        <w:t xml:space="preserve"> </w:t>
      </w:r>
      <w:r w:rsidR="00AC0C4F" w:rsidRPr="00AE3AF2">
        <w:rPr>
          <w:sz w:val="24"/>
          <w:szCs w:val="24"/>
        </w:rPr>
        <w:t>Fonte: Autoria Própria</w:t>
      </w:r>
    </w:p>
    <w:p w14:paraId="2F18BC9B" w14:textId="42D30886" w:rsidR="00F0296F" w:rsidRPr="00AE3AF2" w:rsidRDefault="00F0296F" w:rsidP="00F0296F"/>
    <w:p w14:paraId="1E351980" w14:textId="4467B7E4" w:rsidR="00F0296F" w:rsidRPr="00AE3AF2" w:rsidRDefault="00F0296F" w:rsidP="7F17A58D">
      <w:pPr>
        <w:spacing w:line="257" w:lineRule="auto"/>
      </w:pPr>
      <w:r w:rsidRPr="00AE3AF2">
        <w:br/>
      </w:r>
    </w:p>
    <w:p w14:paraId="1B485E63" w14:textId="61507770" w:rsidR="623E3A38" w:rsidRPr="00AE3AF2" w:rsidRDefault="7F17A58D" w:rsidP="000A1197">
      <w:pPr>
        <w:rPr>
          <w:rFonts w:ascii="Arial" w:eastAsia="Arial" w:hAnsi="Arial" w:cs="Arial"/>
          <w:color w:val="404040" w:themeColor="text1" w:themeTint="BF"/>
          <w:sz w:val="24"/>
          <w:szCs w:val="24"/>
        </w:rPr>
      </w:pPr>
      <w:r w:rsidRPr="00AE3AF2">
        <w:rPr>
          <w:rFonts w:ascii="Arial" w:eastAsia="Arial" w:hAnsi="Arial" w:cs="Arial"/>
          <w:color w:val="404040" w:themeColor="text1" w:themeTint="BF"/>
          <w:sz w:val="24"/>
          <w:szCs w:val="24"/>
        </w:rPr>
        <w:t xml:space="preserve">Quadro </w:t>
      </w:r>
      <w:r w:rsidR="2F3EAC70" w:rsidRPr="00AE3AF2">
        <w:rPr>
          <w:rFonts w:ascii="Arial" w:eastAsia="Arial" w:hAnsi="Arial" w:cs="Arial"/>
          <w:color w:val="404040" w:themeColor="text1" w:themeTint="BF"/>
          <w:sz w:val="24"/>
          <w:szCs w:val="24"/>
        </w:rPr>
        <w:t>4</w:t>
      </w:r>
      <w:r w:rsidRPr="00AE3AF2">
        <w:rPr>
          <w:rFonts w:ascii="Arial" w:eastAsia="Arial" w:hAnsi="Arial" w:cs="Arial"/>
          <w:color w:val="404040" w:themeColor="text1" w:themeTint="BF"/>
          <w:sz w:val="24"/>
          <w:szCs w:val="24"/>
        </w:rPr>
        <w:t xml:space="preserve"> - Descrição do Caso de Uso</w:t>
      </w:r>
      <w:r w:rsidR="002417F1" w:rsidRPr="00AE3AF2">
        <w:rPr>
          <w:rFonts w:ascii="Arial" w:eastAsia="Arial" w:hAnsi="Arial" w:cs="Arial"/>
          <w:color w:val="404040" w:themeColor="text1" w:themeTint="BF"/>
          <w:sz w:val="24"/>
          <w:szCs w:val="24"/>
        </w:rPr>
        <w:t xml:space="preserve"> Consultar histórico dos colaboradores</w:t>
      </w:r>
    </w:p>
    <w:tbl>
      <w:tblPr>
        <w:tblW w:w="0" w:type="auto"/>
        <w:tblInd w:w="9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560"/>
        <w:gridCol w:w="2685"/>
        <w:gridCol w:w="4245"/>
      </w:tblGrid>
      <w:tr w:rsidR="7F17A58D" w:rsidRPr="00AE3AF2" w14:paraId="1491981D" w14:textId="77777777" w:rsidTr="3168B8FD">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CB5C254" w14:textId="08A3959E" w:rsidR="7F17A58D" w:rsidRPr="00AE3AF2" w:rsidRDefault="7F17A58D">
            <w:r w:rsidRPr="00AE3AF2">
              <w:rPr>
                <w:rFonts w:ascii="Arial" w:eastAsia="Arial" w:hAnsi="Arial" w:cs="Arial"/>
                <w:sz w:val="24"/>
                <w:szCs w:val="24"/>
              </w:rPr>
              <w:t>Caso de Uso</w:t>
            </w:r>
          </w:p>
        </w:tc>
        <w:tc>
          <w:tcPr>
            <w:tcW w:w="6930" w:type="dxa"/>
            <w:gridSpan w:val="2"/>
            <w:tcBorders>
              <w:top w:val="single" w:sz="8" w:space="0" w:color="auto"/>
              <w:left w:val="single" w:sz="8" w:space="0" w:color="auto"/>
              <w:bottom w:val="single" w:sz="8" w:space="0" w:color="auto"/>
              <w:right w:val="single" w:sz="8" w:space="0" w:color="auto"/>
            </w:tcBorders>
          </w:tcPr>
          <w:p w14:paraId="145545F2" w14:textId="56C8692B" w:rsidR="7F17A58D" w:rsidRPr="00AE3AF2" w:rsidRDefault="7F17A58D">
            <w:proofErr w:type="spellStart"/>
            <w:r w:rsidRPr="00AE3AF2">
              <w:rPr>
                <w:rFonts w:ascii="Arial" w:eastAsia="Arial" w:hAnsi="Arial" w:cs="Arial"/>
                <w:sz w:val="24"/>
                <w:szCs w:val="24"/>
              </w:rPr>
              <w:t>RF3</w:t>
            </w:r>
            <w:proofErr w:type="spellEnd"/>
            <w:r w:rsidRPr="00AE3AF2">
              <w:rPr>
                <w:rFonts w:ascii="Arial" w:eastAsia="Arial" w:hAnsi="Arial" w:cs="Arial"/>
                <w:sz w:val="24"/>
                <w:szCs w:val="24"/>
              </w:rPr>
              <w:t xml:space="preserve">: </w:t>
            </w:r>
            <w:r w:rsidR="002417F1" w:rsidRPr="00AE3AF2">
              <w:rPr>
                <w:rFonts w:ascii="Arial" w:eastAsia="Arial" w:hAnsi="Arial" w:cs="Arial"/>
                <w:sz w:val="24"/>
                <w:szCs w:val="24"/>
              </w:rPr>
              <w:t>Consultar histórico dos colaboradores</w:t>
            </w:r>
          </w:p>
        </w:tc>
      </w:tr>
      <w:tr w:rsidR="7F17A58D" w:rsidRPr="00AE3AF2" w14:paraId="48F7B018" w14:textId="77777777" w:rsidTr="3168B8FD">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1F9C485E" w14:textId="2F2F0A49" w:rsidR="7F17A58D" w:rsidRPr="00AE3AF2" w:rsidRDefault="7F17A58D">
            <w:r w:rsidRPr="00AE3AF2">
              <w:rPr>
                <w:rFonts w:ascii="Arial" w:eastAsia="Arial" w:hAnsi="Arial" w:cs="Arial"/>
                <w:color w:val="000000" w:themeColor="text1"/>
                <w:sz w:val="24"/>
                <w:szCs w:val="24"/>
              </w:rPr>
              <w:t>Ator Principal</w:t>
            </w:r>
          </w:p>
        </w:tc>
        <w:tc>
          <w:tcPr>
            <w:tcW w:w="6930" w:type="dxa"/>
            <w:gridSpan w:val="2"/>
            <w:tcBorders>
              <w:top w:val="single" w:sz="8" w:space="0" w:color="auto"/>
              <w:left w:val="single" w:sz="8" w:space="0" w:color="auto"/>
              <w:bottom w:val="single" w:sz="8" w:space="0" w:color="auto"/>
              <w:right w:val="single" w:sz="8" w:space="0" w:color="auto"/>
            </w:tcBorders>
          </w:tcPr>
          <w:p w14:paraId="0CD9FFCD" w14:textId="6A69BEE4" w:rsidR="7F17A58D" w:rsidRPr="00AE3AF2" w:rsidRDefault="7F17A58D">
            <w:r w:rsidRPr="00AE3AF2">
              <w:rPr>
                <w:rFonts w:ascii="Arial" w:eastAsia="Arial" w:hAnsi="Arial" w:cs="Arial"/>
                <w:sz w:val="24"/>
                <w:szCs w:val="24"/>
              </w:rPr>
              <w:t>Colaborador e Colaborador do RH</w:t>
            </w:r>
          </w:p>
        </w:tc>
      </w:tr>
      <w:tr w:rsidR="7F17A58D" w:rsidRPr="00AE3AF2" w14:paraId="1A4C318D" w14:textId="77777777" w:rsidTr="3168B8FD">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760D1F38" w14:textId="4F5D37CF" w:rsidR="7F17A58D" w:rsidRPr="00AE3AF2" w:rsidRDefault="7F17A58D">
            <w:r w:rsidRPr="00AE3AF2">
              <w:rPr>
                <w:rFonts w:ascii="Arial" w:eastAsia="Arial" w:hAnsi="Arial" w:cs="Arial"/>
                <w:color w:val="000000" w:themeColor="text1"/>
                <w:sz w:val="24"/>
                <w:szCs w:val="24"/>
              </w:rPr>
              <w:t>Ator secundário</w:t>
            </w:r>
          </w:p>
        </w:tc>
        <w:tc>
          <w:tcPr>
            <w:tcW w:w="6930" w:type="dxa"/>
            <w:gridSpan w:val="2"/>
            <w:tcBorders>
              <w:top w:val="single" w:sz="8" w:space="0" w:color="auto"/>
              <w:left w:val="single" w:sz="8" w:space="0" w:color="auto"/>
              <w:bottom w:val="single" w:sz="8" w:space="0" w:color="auto"/>
              <w:right w:val="single" w:sz="8" w:space="0" w:color="auto"/>
            </w:tcBorders>
          </w:tcPr>
          <w:p w14:paraId="0D1B715F" w14:textId="7FDC3771" w:rsidR="7F17A58D" w:rsidRPr="00AE3AF2" w:rsidRDefault="7F17A58D"/>
        </w:tc>
      </w:tr>
      <w:tr w:rsidR="7F17A58D" w:rsidRPr="00AE3AF2" w14:paraId="21574FE8" w14:textId="77777777" w:rsidTr="3168B8FD">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0371C377" w14:textId="6E0DE446" w:rsidR="7F17A58D" w:rsidRPr="00AE3AF2" w:rsidRDefault="7F17A58D">
            <w:r w:rsidRPr="00AE3AF2">
              <w:rPr>
                <w:rFonts w:ascii="Arial" w:eastAsia="Arial" w:hAnsi="Arial" w:cs="Arial"/>
                <w:color w:val="000000" w:themeColor="text1"/>
                <w:sz w:val="24"/>
                <w:szCs w:val="24"/>
              </w:rPr>
              <w:t>Pré-condição</w:t>
            </w:r>
          </w:p>
        </w:tc>
        <w:tc>
          <w:tcPr>
            <w:tcW w:w="6930" w:type="dxa"/>
            <w:gridSpan w:val="2"/>
            <w:tcBorders>
              <w:top w:val="single" w:sz="8" w:space="0" w:color="auto"/>
              <w:left w:val="single" w:sz="8" w:space="0" w:color="auto"/>
              <w:bottom w:val="single" w:sz="8" w:space="0" w:color="auto"/>
              <w:right w:val="single" w:sz="8" w:space="0" w:color="auto"/>
            </w:tcBorders>
          </w:tcPr>
          <w:p w14:paraId="3D124221" w14:textId="2D0E9BBE" w:rsidR="7F17A58D" w:rsidRPr="00AE3AF2" w:rsidRDefault="7F17A58D">
            <w:r w:rsidRPr="00AE3AF2">
              <w:rPr>
                <w:rFonts w:ascii="Arial" w:eastAsia="Arial" w:hAnsi="Arial" w:cs="Arial"/>
                <w:sz w:val="24"/>
                <w:szCs w:val="24"/>
              </w:rPr>
              <w:t>O usuário deverá estar logado.</w:t>
            </w:r>
          </w:p>
        </w:tc>
      </w:tr>
      <w:tr w:rsidR="7F17A58D" w:rsidRPr="00AE3AF2" w14:paraId="3FEF610A" w14:textId="77777777" w:rsidTr="3168B8FD">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A39D80F" w14:textId="4EC3603B" w:rsidR="7F17A58D" w:rsidRPr="00AE3AF2" w:rsidRDefault="7F17A58D">
            <w:r w:rsidRPr="00AE3AF2">
              <w:rPr>
                <w:rFonts w:ascii="Arial" w:eastAsia="Arial" w:hAnsi="Arial" w:cs="Arial"/>
                <w:color w:val="000000" w:themeColor="text1"/>
                <w:sz w:val="24"/>
                <w:szCs w:val="24"/>
              </w:rPr>
              <w:lastRenderedPageBreak/>
              <w:t>Pós-condição</w:t>
            </w:r>
          </w:p>
        </w:tc>
        <w:tc>
          <w:tcPr>
            <w:tcW w:w="6930" w:type="dxa"/>
            <w:gridSpan w:val="2"/>
            <w:tcBorders>
              <w:top w:val="single" w:sz="8" w:space="0" w:color="auto"/>
              <w:left w:val="single" w:sz="8" w:space="0" w:color="auto"/>
              <w:bottom w:val="single" w:sz="8" w:space="0" w:color="auto"/>
              <w:right w:val="single" w:sz="8" w:space="0" w:color="auto"/>
            </w:tcBorders>
          </w:tcPr>
          <w:p w14:paraId="59CFEE1A" w14:textId="5F4143E8" w:rsidR="7F17A58D" w:rsidRPr="00AE3AF2" w:rsidRDefault="7F17A58D"/>
        </w:tc>
      </w:tr>
      <w:tr w:rsidR="7F17A58D" w:rsidRPr="00AE3AF2" w14:paraId="0BECE72B" w14:textId="77777777" w:rsidTr="3168B8FD">
        <w:tc>
          <w:tcPr>
            <w:tcW w:w="4245" w:type="dxa"/>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1794A46" w14:textId="30532249" w:rsidR="7F17A58D" w:rsidRPr="00AE3AF2" w:rsidRDefault="7F17A58D" w:rsidP="7F17A58D">
            <w:pPr>
              <w:jc w:val="center"/>
            </w:pPr>
            <w:r w:rsidRPr="00AE3AF2">
              <w:rPr>
                <w:rFonts w:ascii="Arial" w:eastAsia="Arial" w:hAnsi="Arial" w:cs="Arial"/>
                <w:color w:val="000000" w:themeColor="text1"/>
                <w:sz w:val="24"/>
                <w:szCs w:val="24"/>
              </w:rPr>
              <w:t>Ações do Ator</w:t>
            </w:r>
          </w:p>
        </w:tc>
        <w:tc>
          <w:tcPr>
            <w:tcW w:w="42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7EBB8990" w14:textId="757B3F50" w:rsidR="7F17A58D" w:rsidRPr="00AE3AF2" w:rsidRDefault="7F17A58D" w:rsidP="7F17A58D">
            <w:pPr>
              <w:jc w:val="center"/>
            </w:pPr>
            <w:r w:rsidRPr="00AE3AF2">
              <w:rPr>
                <w:rFonts w:ascii="Arial" w:eastAsia="Arial" w:hAnsi="Arial" w:cs="Arial"/>
                <w:color w:val="000000" w:themeColor="text1"/>
                <w:sz w:val="24"/>
                <w:szCs w:val="24"/>
              </w:rPr>
              <w:t>Ações do Sistema</w:t>
            </w:r>
          </w:p>
        </w:tc>
      </w:tr>
      <w:tr w:rsidR="7F17A58D" w:rsidRPr="00AE3AF2" w14:paraId="6332DD11" w14:textId="77777777" w:rsidTr="3168B8FD">
        <w:trPr>
          <w:trHeight w:val="780"/>
        </w:trPr>
        <w:tc>
          <w:tcPr>
            <w:tcW w:w="4245" w:type="dxa"/>
            <w:gridSpan w:val="2"/>
            <w:tcBorders>
              <w:top w:val="single" w:sz="8" w:space="0" w:color="auto"/>
              <w:left w:val="single" w:sz="8" w:space="0" w:color="auto"/>
              <w:bottom w:val="single" w:sz="8" w:space="0" w:color="auto"/>
              <w:right w:val="single" w:sz="8" w:space="0" w:color="auto"/>
            </w:tcBorders>
            <w:vAlign w:val="center"/>
          </w:tcPr>
          <w:p w14:paraId="57DD6739" w14:textId="79D9AD4C" w:rsidR="7F17A58D" w:rsidRPr="00AE3AF2" w:rsidRDefault="7F17A58D" w:rsidP="7F17A58D">
            <w:pPr>
              <w:jc w:val="both"/>
            </w:pPr>
            <w:r w:rsidRPr="00AE3AF2">
              <w:rPr>
                <w:rFonts w:ascii="Arial" w:eastAsia="Arial" w:hAnsi="Arial" w:cs="Arial"/>
                <w:sz w:val="24"/>
                <w:szCs w:val="24"/>
              </w:rPr>
              <w:t xml:space="preserve">1- O usuário acessa a tela de dados do </w:t>
            </w:r>
            <w:r w:rsidR="00D03418" w:rsidRPr="00AE3AF2">
              <w:rPr>
                <w:rFonts w:ascii="Arial" w:eastAsia="Arial" w:hAnsi="Arial" w:cs="Arial"/>
                <w:sz w:val="24"/>
                <w:szCs w:val="24"/>
              </w:rPr>
              <w:t>colaborador</w:t>
            </w:r>
          </w:p>
        </w:tc>
        <w:tc>
          <w:tcPr>
            <w:tcW w:w="4245" w:type="dxa"/>
            <w:tcBorders>
              <w:top w:val="single" w:sz="8" w:space="0" w:color="auto"/>
              <w:left w:val="single" w:sz="8" w:space="0" w:color="auto"/>
              <w:bottom w:val="single" w:sz="8" w:space="0" w:color="auto"/>
              <w:right w:val="single" w:sz="8" w:space="0" w:color="auto"/>
            </w:tcBorders>
            <w:vAlign w:val="center"/>
          </w:tcPr>
          <w:p w14:paraId="0056ECBF" w14:textId="38384C48"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5753B9A8"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3C948C42" w14:textId="4570B0C1"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58601C63" w14:textId="37523F8D" w:rsidR="7F17A58D" w:rsidRPr="00AE3AF2" w:rsidRDefault="7F17A58D" w:rsidP="7F17A58D">
            <w:pPr>
              <w:jc w:val="both"/>
            </w:pPr>
            <w:r w:rsidRPr="00AE3AF2">
              <w:rPr>
                <w:rFonts w:ascii="Arial" w:eastAsia="Arial" w:hAnsi="Arial" w:cs="Arial"/>
                <w:sz w:val="24"/>
                <w:szCs w:val="24"/>
              </w:rPr>
              <w:t xml:space="preserve">2- Se o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não for do RH, sistema exibe na tela as informações atuais do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e uma linha do tempo com todas as alterações que o usuário sofreu (mudança de cargo, salário, benefício etc.). Se o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for do RH, sistema exibe um local de busca de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por matrícula.</w:t>
            </w:r>
          </w:p>
        </w:tc>
      </w:tr>
      <w:tr w:rsidR="7F17A58D" w:rsidRPr="00AE3AF2" w14:paraId="14E72441"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00304CDE" w14:textId="2716C7A5" w:rsidR="7F17A58D" w:rsidRPr="00AE3AF2" w:rsidRDefault="7F17A58D" w:rsidP="7F17A58D">
            <w:pPr>
              <w:jc w:val="both"/>
            </w:pPr>
            <w:r w:rsidRPr="00AE3AF2">
              <w:rPr>
                <w:rFonts w:ascii="Arial" w:eastAsia="Arial" w:hAnsi="Arial" w:cs="Arial"/>
                <w:sz w:val="24"/>
                <w:szCs w:val="24"/>
              </w:rPr>
              <w:t xml:space="preserve">3- Usuário busca o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pela sua matrícula</w:t>
            </w:r>
          </w:p>
        </w:tc>
        <w:tc>
          <w:tcPr>
            <w:tcW w:w="4245" w:type="dxa"/>
            <w:tcBorders>
              <w:top w:val="single" w:sz="8" w:space="0" w:color="auto"/>
              <w:left w:val="single" w:sz="8" w:space="0" w:color="auto"/>
              <w:bottom w:val="single" w:sz="8" w:space="0" w:color="auto"/>
              <w:right w:val="single" w:sz="8" w:space="0" w:color="auto"/>
            </w:tcBorders>
            <w:vAlign w:val="center"/>
          </w:tcPr>
          <w:p w14:paraId="2B75D9F3" w14:textId="340D5791"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6F246659"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76426C9D" w14:textId="3552CAB6"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0084C19A" w14:textId="051697E5" w:rsidR="7F17A58D" w:rsidRPr="00AE3AF2" w:rsidRDefault="7F17A58D" w:rsidP="7F17A58D">
            <w:pPr>
              <w:jc w:val="both"/>
            </w:pPr>
            <w:r w:rsidRPr="00AE3AF2">
              <w:rPr>
                <w:rFonts w:ascii="Arial" w:eastAsia="Arial" w:hAnsi="Arial" w:cs="Arial"/>
                <w:sz w:val="24"/>
                <w:szCs w:val="24"/>
              </w:rPr>
              <w:t>4-</w:t>
            </w:r>
            <w:r w:rsidRPr="00AE3AF2" w:rsidDel="7F17A58D">
              <w:rPr>
                <w:rFonts w:ascii="Arial" w:eastAsia="Arial" w:hAnsi="Arial" w:cs="Arial"/>
                <w:sz w:val="24"/>
                <w:szCs w:val="24"/>
              </w:rPr>
              <w:t xml:space="preserve"> </w:t>
            </w:r>
            <w:r w:rsidRPr="00AE3AF2">
              <w:rPr>
                <w:rFonts w:ascii="Arial" w:eastAsia="Arial" w:hAnsi="Arial" w:cs="Arial"/>
                <w:sz w:val="24"/>
                <w:szCs w:val="24"/>
              </w:rPr>
              <w:t xml:space="preserve">Sistema exibe na tela as informações atuais do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e uma linha do tempo com todas as alterações que o usuário sofreu (mudança de cargo, salário, </w:t>
            </w:r>
            <w:r w:rsidR="006043EA" w:rsidRPr="00AE3AF2">
              <w:rPr>
                <w:rFonts w:ascii="Arial" w:eastAsia="Arial" w:hAnsi="Arial" w:cs="Arial"/>
                <w:sz w:val="24"/>
                <w:szCs w:val="24"/>
              </w:rPr>
              <w:t>benefício etc.</w:t>
            </w:r>
            <w:r w:rsidRPr="00AE3AF2">
              <w:rPr>
                <w:rFonts w:ascii="Arial" w:eastAsia="Arial" w:hAnsi="Arial" w:cs="Arial"/>
                <w:sz w:val="24"/>
                <w:szCs w:val="24"/>
              </w:rPr>
              <w:t>).</w:t>
            </w:r>
          </w:p>
        </w:tc>
      </w:tr>
      <w:tr w:rsidR="7F17A58D" w:rsidRPr="00AE3AF2" w14:paraId="7D374B0D" w14:textId="77777777" w:rsidTr="3168B8FD">
        <w:tc>
          <w:tcPr>
            <w:tcW w:w="1560" w:type="dxa"/>
            <w:tcBorders>
              <w:top w:val="single" w:sz="8" w:space="0" w:color="auto"/>
              <w:left w:val="nil"/>
              <w:bottom w:val="nil"/>
              <w:right w:val="nil"/>
            </w:tcBorders>
            <w:vAlign w:val="center"/>
          </w:tcPr>
          <w:p w14:paraId="4477D99C" w14:textId="66180840" w:rsidR="7F17A58D" w:rsidRPr="00AE3AF2" w:rsidRDefault="7F17A58D"/>
        </w:tc>
        <w:tc>
          <w:tcPr>
            <w:tcW w:w="2685" w:type="dxa"/>
            <w:tcBorders>
              <w:top w:val="nil"/>
              <w:left w:val="nil"/>
              <w:bottom w:val="nil"/>
              <w:right w:val="nil"/>
            </w:tcBorders>
            <w:vAlign w:val="center"/>
          </w:tcPr>
          <w:p w14:paraId="19ABF524" w14:textId="43F70C69" w:rsidR="7F17A58D" w:rsidRPr="00AE3AF2" w:rsidRDefault="7F17A58D"/>
        </w:tc>
        <w:tc>
          <w:tcPr>
            <w:tcW w:w="4245" w:type="dxa"/>
            <w:tcBorders>
              <w:top w:val="single" w:sz="8" w:space="0" w:color="auto"/>
              <w:left w:val="nil"/>
              <w:bottom w:val="nil"/>
              <w:right w:val="nil"/>
            </w:tcBorders>
            <w:vAlign w:val="center"/>
          </w:tcPr>
          <w:p w14:paraId="0DE1256F" w14:textId="2FE47AB6" w:rsidR="7F17A58D" w:rsidRPr="00AE3AF2" w:rsidRDefault="7F17A58D"/>
        </w:tc>
      </w:tr>
    </w:tbl>
    <w:p w14:paraId="5ED00B4C" w14:textId="383444B2" w:rsidR="00F0296F" w:rsidRPr="00AE3AF2" w:rsidRDefault="7F17A58D" w:rsidP="00F0296F">
      <w:pPr>
        <w:rPr>
          <w:sz w:val="24"/>
          <w:szCs w:val="24"/>
        </w:rPr>
      </w:pPr>
      <w:r w:rsidRPr="00AE3AF2">
        <w:rPr>
          <w:rFonts w:ascii="Arial" w:eastAsia="Arial" w:hAnsi="Arial" w:cs="Arial"/>
          <w:sz w:val="24"/>
          <w:szCs w:val="24"/>
        </w:rPr>
        <w:t xml:space="preserve"> </w:t>
      </w:r>
      <w:r w:rsidR="00AC0C4F" w:rsidRPr="00AE3AF2">
        <w:rPr>
          <w:sz w:val="24"/>
          <w:szCs w:val="24"/>
        </w:rPr>
        <w:t>Fonte: Autoria Própria</w:t>
      </w:r>
    </w:p>
    <w:p w14:paraId="306D4433" w14:textId="0CB64473" w:rsidR="00F0296F" w:rsidRPr="00AE3AF2" w:rsidRDefault="7F17A58D" w:rsidP="00F0296F">
      <w:r w:rsidRPr="00AE3AF2">
        <w:rPr>
          <w:rFonts w:ascii="Arial" w:eastAsia="Arial" w:hAnsi="Arial" w:cs="Arial"/>
          <w:sz w:val="24"/>
          <w:szCs w:val="24"/>
        </w:rPr>
        <w:t xml:space="preserve"> </w:t>
      </w:r>
    </w:p>
    <w:p w14:paraId="2C9FE050" w14:textId="7C85C356" w:rsidR="00F0296F" w:rsidRPr="00AE3AF2" w:rsidRDefault="7F17A58D" w:rsidP="00B41A3C">
      <w:r w:rsidRPr="00AE3AF2">
        <w:rPr>
          <w:rFonts w:ascii="Arial" w:eastAsia="Arial" w:hAnsi="Arial" w:cs="Arial"/>
          <w:sz w:val="24"/>
          <w:szCs w:val="24"/>
        </w:rPr>
        <w:t xml:space="preserve"> </w:t>
      </w:r>
    </w:p>
    <w:p w14:paraId="7F59C393" w14:textId="289FE014" w:rsidR="00F0296F" w:rsidRPr="00AE3AF2" w:rsidRDefault="7F17A58D" w:rsidP="7F17A58D">
      <w:pPr>
        <w:spacing w:line="360" w:lineRule="auto"/>
        <w:jc w:val="center"/>
      </w:pPr>
      <w:r w:rsidRPr="00AE3AF2">
        <w:rPr>
          <w:rFonts w:ascii="Arial" w:eastAsia="Arial" w:hAnsi="Arial" w:cs="Arial"/>
          <w:color w:val="404040" w:themeColor="text1" w:themeTint="BF"/>
          <w:sz w:val="24"/>
          <w:szCs w:val="24"/>
        </w:rPr>
        <w:t xml:space="preserve">Quadro </w:t>
      </w:r>
      <w:r w:rsidR="2F3EAC70" w:rsidRPr="00AE3AF2">
        <w:rPr>
          <w:rFonts w:ascii="Arial" w:eastAsia="Arial" w:hAnsi="Arial" w:cs="Arial"/>
          <w:color w:val="404040" w:themeColor="text1" w:themeTint="BF"/>
          <w:sz w:val="24"/>
          <w:szCs w:val="24"/>
        </w:rPr>
        <w:t>5</w:t>
      </w:r>
      <w:r w:rsidRPr="00AE3AF2">
        <w:rPr>
          <w:rFonts w:ascii="Arial" w:eastAsia="Arial" w:hAnsi="Arial" w:cs="Arial"/>
          <w:color w:val="404040" w:themeColor="text1" w:themeTint="BF"/>
          <w:sz w:val="24"/>
          <w:szCs w:val="24"/>
        </w:rPr>
        <w:t xml:space="preserve"> - Descrição do Caso de Uso Gerenciar Departamentos</w:t>
      </w:r>
    </w:p>
    <w:tbl>
      <w:tblPr>
        <w:tblW w:w="0" w:type="auto"/>
        <w:tblInd w:w="9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560"/>
        <w:gridCol w:w="2685"/>
        <w:gridCol w:w="4245"/>
      </w:tblGrid>
      <w:tr w:rsidR="7F17A58D" w:rsidRPr="00AE3AF2" w14:paraId="37EAE4DF" w14:textId="77777777" w:rsidTr="628241AA">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0673B994" w14:textId="767A6FCB" w:rsidR="7F17A58D" w:rsidRPr="00AE3AF2" w:rsidRDefault="7F17A58D">
            <w:r w:rsidRPr="00AE3AF2">
              <w:rPr>
                <w:rFonts w:ascii="Arial" w:eastAsia="Arial" w:hAnsi="Arial" w:cs="Arial"/>
                <w:sz w:val="24"/>
                <w:szCs w:val="24"/>
              </w:rPr>
              <w:t>Caso de Uso</w:t>
            </w:r>
          </w:p>
        </w:tc>
        <w:tc>
          <w:tcPr>
            <w:tcW w:w="6930" w:type="dxa"/>
            <w:gridSpan w:val="2"/>
            <w:tcBorders>
              <w:top w:val="single" w:sz="8" w:space="0" w:color="auto"/>
              <w:left w:val="single" w:sz="8" w:space="0" w:color="auto"/>
              <w:bottom w:val="single" w:sz="8" w:space="0" w:color="auto"/>
              <w:right w:val="single" w:sz="8" w:space="0" w:color="auto"/>
            </w:tcBorders>
          </w:tcPr>
          <w:p w14:paraId="5E573A48" w14:textId="3F366D1F" w:rsidR="7F17A58D" w:rsidRPr="00AE3AF2" w:rsidRDefault="7F17A58D">
            <w:proofErr w:type="spellStart"/>
            <w:r w:rsidRPr="00AE3AF2">
              <w:rPr>
                <w:rFonts w:ascii="Arial" w:eastAsia="Arial" w:hAnsi="Arial" w:cs="Arial"/>
                <w:sz w:val="24"/>
                <w:szCs w:val="24"/>
              </w:rPr>
              <w:t>RF4</w:t>
            </w:r>
            <w:proofErr w:type="spellEnd"/>
            <w:r w:rsidRPr="00AE3AF2">
              <w:rPr>
                <w:rFonts w:ascii="Arial" w:eastAsia="Arial" w:hAnsi="Arial" w:cs="Arial"/>
                <w:sz w:val="24"/>
                <w:szCs w:val="24"/>
              </w:rPr>
              <w:t>: Gerenciar Departamentos</w:t>
            </w:r>
          </w:p>
        </w:tc>
      </w:tr>
      <w:tr w:rsidR="7F17A58D" w:rsidRPr="00AE3AF2" w14:paraId="451CE348" w14:textId="77777777" w:rsidTr="628241AA">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5377078" w14:textId="49817FBF" w:rsidR="7F17A58D" w:rsidRPr="00AE3AF2" w:rsidRDefault="7F17A58D">
            <w:r w:rsidRPr="00AE3AF2">
              <w:rPr>
                <w:rFonts w:ascii="Arial" w:eastAsia="Arial" w:hAnsi="Arial" w:cs="Arial"/>
                <w:color w:val="000000" w:themeColor="text1"/>
                <w:sz w:val="24"/>
                <w:szCs w:val="24"/>
              </w:rPr>
              <w:t>Ator Principal</w:t>
            </w:r>
          </w:p>
        </w:tc>
        <w:tc>
          <w:tcPr>
            <w:tcW w:w="6930" w:type="dxa"/>
            <w:gridSpan w:val="2"/>
            <w:tcBorders>
              <w:top w:val="single" w:sz="8" w:space="0" w:color="auto"/>
              <w:left w:val="single" w:sz="8" w:space="0" w:color="auto"/>
              <w:bottom w:val="single" w:sz="8" w:space="0" w:color="auto"/>
              <w:right w:val="single" w:sz="8" w:space="0" w:color="auto"/>
            </w:tcBorders>
          </w:tcPr>
          <w:p w14:paraId="30A6AC00" w14:textId="1FC5D7BC" w:rsidR="7F17A58D" w:rsidRPr="00AE3AF2" w:rsidRDefault="7F17A58D">
            <w:r w:rsidRPr="00AE3AF2">
              <w:rPr>
                <w:rFonts w:ascii="Arial" w:eastAsia="Arial" w:hAnsi="Arial" w:cs="Arial"/>
                <w:sz w:val="24"/>
                <w:szCs w:val="24"/>
              </w:rPr>
              <w:t>Colaborador do RH</w:t>
            </w:r>
          </w:p>
        </w:tc>
      </w:tr>
      <w:tr w:rsidR="7F17A58D" w:rsidRPr="00AE3AF2" w14:paraId="0EFFC2F8" w14:textId="77777777" w:rsidTr="628241AA">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EF57429" w14:textId="45896124" w:rsidR="7F17A58D" w:rsidRPr="00AE3AF2" w:rsidRDefault="7F17A58D">
            <w:r w:rsidRPr="00AE3AF2">
              <w:rPr>
                <w:rFonts w:ascii="Arial" w:eastAsia="Arial" w:hAnsi="Arial" w:cs="Arial"/>
                <w:color w:val="000000" w:themeColor="text1"/>
                <w:sz w:val="24"/>
                <w:szCs w:val="24"/>
              </w:rPr>
              <w:t>Ator secundário</w:t>
            </w:r>
          </w:p>
        </w:tc>
        <w:tc>
          <w:tcPr>
            <w:tcW w:w="6930" w:type="dxa"/>
            <w:gridSpan w:val="2"/>
            <w:tcBorders>
              <w:top w:val="single" w:sz="8" w:space="0" w:color="auto"/>
              <w:left w:val="single" w:sz="8" w:space="0" w:color="auto"/>
              <w:bottom w:val="single" w:sz="8" w:space="0" w:color="auto"/>
              <w:right w:val="single" w:sz="8" w:space="0" w:color="auto"/>
            </w:tcBorders>
          </w:tcPr>
          <w:p w14:paraId="1805D41E" w14:textId="01A47B2B" w:rsidR="7F17A58D" w:rsidRPr="00AE3AF2" w:rsidRDefault="7F17A58D"/>
        </w:tc>
      </w:tr>
      <w:tr w:rsidR="7F17A58D" w:rsidRPr="00AE3AF2" w14:paraId="498E6705" w14:textId="77777777" w:rsidTr="628241AA">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118F689C" w14:textId="4376447D" w:rsidR="7F17A58D" w:rsidRPr="00AE3AF2" w:rsidRDefault="7F17A58D">
            <w:r w:rsidRPr="00AE3AF2">
              <w:rPr>
                <w:rFonts w:ascii="Arial" w:eastAsia="Arial" w:hAnsi="Arial" w:cs="Arial"/>
                <w:color w:val="000000" w:themeColor="text1"/>
                <w:sz w:val="24"/>
                <w:szCs w:val="24"/>
              </w:rPr>
              <w:t>Pré-condição</w:t>
            </w:r>
          </w:p>
        </w:tc>
        <w:tc>
          <w:tcPr>
            <w:tcW w:w="6930" w:type="dxa"/>
            <w:gridSpan w:val="2"/>
            <w:tcBorders>
              <w:top w:val="single" w:sz="8" w:space="0" w:color="auto"/>
              <w:left w:val="single" w:sz="8" w:space="0" w:color="auto"/>
              <w:bottom w:val="single" w:sz="8" w:space="0" w:color="auto"/>
              <w:right w:val="single" w:sz="8" w:space="0" w:color="auto"/>
            </w:tcBorders>
          </w:tcPr>
          <w:p w14:paraId="6BFE53E4" w14:textId="172815AF" w:rsidR="7F17A58D" w:rsidRPr="00AE3AF2" w:rsidRDefault="7F17A58D">
            <w:r w:rsidRPr="00AE3AF2">
              <w:rPr>
                <w:rFonts w:ascii="Arial" w:eastAsia="Arial" w:hAnsi="Arial" w:cs="Arial"/>
                <w:sz w:val="24"/>
                <w:szCs w:val="24"/>
              </w:rPr>
              <w:t>O usuário deverá estar logado.</w:t>
            </w:r>
          </w:p>
        </w:tc>
      </w:tr>
      <w:tr w:rsidR="7F17A58D" w:rsidRPr="00AE3AF2" w14:paraId="7018406E" w14:textId="77777777" w:rsidTr="628241AA">
        <w:tc>
          <w:tcPr>
            <w:tcW w:w="156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1516D78" w14:textId="3EDE4C8C" w:rsidR="7F17A58D" w:rsidRPr="00AE3AF2" w:rsidRDefault="7F17A58D">
            <w:r w:rsidRPr="00AE3AF2">
              <w:rPr>
                <w:rFonts w:ascii="Arial" w:eastAsia="Arial" w:hAnsi="Arial" w:cs="Arial"/>
                <w:color w:val="000000" w:themeColor="text1"/>
                <w:sz w:val="24"/>
                <w:szCs w:val="24"/>
              </w:rPr>
              <w:t>Pós-condição</w:t>
            </w:r>
          </w:p>
        </w:tc>
        <w:tc>
          <w:tcPr>
            <w:tcW w:w="6930" w:type="dxa"/>
            <w:gridSpan w:val="2"/>
            <w:tcBorders>
              <w:top w:val="single" w:sz="8" w:space="0" w:color="auto"/>
              <w:left w:val="single" w:sz="8" w:space="0" w:color="auto"/>
              <w:bottom w:val="single" w:sz="8" w:space="0" w:color="auto"/>
              <w:right w:val="single" w:sz="8" w:space="0" w:color="auto"/>
            </w:tcBorders>
          </w:tcPr>
          <w:p w14:paraId="5B65AF28" w14:textId="7547CE1F" w:rsidR="7F17A58D" w:rsidRPr="00AE3AF2" w:rsidRDefault="7F17A58D"/>
        </w:tc>
      </w:tr>
      <w:tr w:rsidR="7F17A58D" w:rsidRPr="00AE3AF2" w14:paraId="7B761985" w14:textId="77777777" w:rsidTr="628241AA">
        <w:tc>
          <w:tcPr>
            <w:tcW w:w="4245" w:type="dxa"/>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588267A" w14:textId="5F7259D6" w:rsidR="7F17A58D" w:rsidRPr="00AE3AF2" w:rsidRDefault="7F17A58D" w:rsidP="7F17A58D">
            <w:pPr>
              <w:jc w:val="center"/>
            </w:pPr>
            <w:r w:rsidRPr="00AE3AF2">
              <w:rPr>
                <w:rFonts w:ascii="Arial" w:eastAsia="Arial" w:hAnsi="Arial" w:cs="Arial"/>
                <w:color w:val="000000" w:themeColor="text1"/>
                <w:sz w:val="24"/>
                <w:szCs w:val="24"/>
              </w:rPr>
              <w:t>Ações do Ator</w:t>
            </w:r>
          </w:p>
        </w:tc>
        <w:tc>
          <w:tcPr>
            <w:tcW w:w="42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A93DA1E" w14:textId="6EE64FF7" w:rsidR="7F17A58D" w:rsidRPr="00AE3AF2" w:rsidRDefault="7F17A58D" w:rsidP="7F17A58D">
            <w:pPr>
              <w:jc w:val="center"/>
            </w:pPr>
            <w:r w:rsidRPr="00AE3AF2">
              <w:rPr>
                <w:rFonts w:ascii="Arial" w:eastAsia="Arial" w:hAnsi="Arial" w:cs="Arial"/>
                <w:color w:val="000000" w:themeColor="text1"/>
                <w:sz w:val="24"/>
                <w:szCs w:val="24"/>
              </w:rPr>
              <w:t>Ações do Sistema</w:t>
            </w:r>
          </w:p>
        </w:tc>
      </w:tr>
      <w:tr w:rsidR="7F17A58D" w:rsidRPr="00AE3AF2" w14:paraId="6E7BEBCA" w14:textId="77777777" w:rsidTr="628241AA">
        <w:tc>
          <w:tcPr>
            <w:tcW w:w="8490" w:type="dxa"/>
            <w:gridSpan w:val="3"/>
            <w:tcBorders>
              <w:top w:val="single" w:sz="8" w:space="0" w:color="auto"/>
              <w:left w:val="nil"/>
              <w:bottom w:val="nil"/>
              <w:right w:val="nil"/>
            </w:tcBorders>
          </w:tcPr>
          <w:p w14:paraId="6977DB4F" w14:textId="0E9325D1" w:rsidR="7F17A58D" w:rsidRPr="00AE3AF2" w:rsidRDefault="7F17A58D" w:rsidP="69D804B8">
            <w:pPr>
              <w:jc w:val="center"/>
              <w:rPr>
                <w:rFonts w:ascii="Arial" w:eastAsia="Arial" w:hAnsi="Arial" w:cs="Arial"/>
                <w:b/>
                <w:bCs/>
                <w:sz w:val="24"/>
                <w:szCs w:val="24"/>
                <w:highlight w:val="yellow"/>
              </w:rPr>
            </w:pPr>
            <w:r w:rsidRPr="00AE3AF2">
              <w:rPr>
                <w:rFonts w:ascii="Arial" w:eastAsia="Arial" w:hAnsi="Arial" w:cs="Arial"/>
                <w:b/>
                <w:bCs/>
                <w:sz w:val="24"/>
                <w:szCs w:val="24"/>
              </w:rPr>
              <w:t>Cadastrar</w:t>
            </w:r>
          </w:p>
        </w:tc>
      </w:tr>
      <w:tr w:rsidR="7F17A58D" w:rsidRPr="00AE3AF2" w14:paraId="49D064BA"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2E79C810" w14:textId="6DCD64F0" w:rsidR="7F17A58D" w:rsidRPr="00AE3AF2" w:rsidRDefault="628241AA" w:rsidP="628241AA">
            <w:pPr>
              <w:jc w:val="both"/>
              <w:rPr>
                <w:rFonts w:ascii="Arial" w:eastAsia="Arial" w:hAnsi="Arial" w:cs="Arial"/>
                <w:sz w:val="24"/>
                <w:szCs w:val="24"/>
              </w:rPr>
            </w:pPr>
            <w:r w:rsidRPr="00AE3AF2">
              <w:rPr>
                <w:rFonts w:ascii="Arial" w:eastAsia="Arial" w:hAnsi="Arial" w:cs="Arial"/>
                <w:sz w:val="24"/>
                <w:szCs w:val="24"/>
              </w:rPr>
              <w:t>1- O usuário acessa a tela de informações Gerenciar Departamentos</w:t>
            </w:r>
          </w:p>
        </w:tc>
        <w:tc>
          <w:tcPr>
            <w:tcW w:w="4245" w:type="dxa"/>
            <w:tcBorders>
              <w:top w:val="single" w:sz="8" w:space="0" w:color="auto"/>
              <w:left w:val="single" w:sz="8" w:space="0" w:color="auto"/>
              <w:bottom w:val="single" w:sz="8" w:space="0" w:color="auto"/>
              <w:right w:val="single" w:sz="8" w:space="0" w:color="auto"/>
            </w:tcBorders>
            <w:vAlign w:val="center"/>
          </w:tcPr>
          <w:p w14:paraId="7A4310E0" w14:textId="7C3B5872" w:rsidR="7F17A58D" w:rsidRPr="00AE3AF2" w:rsidRDefault="7F17A58D" w:rsidP="69D804B8">
            <w:pPr>
              <w:jc w:val="both"/>
              <w:rPr>
                <w:rFonts w:ascii="Arial" w:eastAsia="Arial" w:hAnsi="Arial" w:cs="Arial"/>
                <w:sz w:val="24"/>
                <w:szCs w:val="24"/>
                <w:highlight w:val="yellow"/>
              </w:rPr>
            </w:pPr>
          </w:p>
        </w:tc>
      </w:tr>
      <w:tr w:rsidR="7F17A58D" w:rsidRPr="00AE3AF2" w14:paraId="429B76CA"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7AE9C1A2" w14:textId="7640B335"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5312FDF9" w14:textId="1FB9B090" w:rsidR="7F17A58D" w:rsidRPr="00AE3AF2" w:rsidRDefault="7F17A58D" w:rsidP="7F17A58D">
            <w:pPr>
              <w:jc w:val="both"/>
            </w:pPr>
            <w:r w:rsidRPr="00AE3AF2">
              <w:rPr>
                <w:rFonts w:ascii="Arial" w:eastAsia="Arial" w:hAnsi="Arial" w:cs="Arial"/>
                <w:sz w:val="24"/>
                <w:szCs w:val="24"/>
              </w:rPr>
              <w:t xml:space="preserve">2- Sistema exibe na tela uma lista com os departamentos </w:t>
            </w:r>
          </w:p>
        </w:tc>
      </w:tr>
      <w:tr w:rsidR="7F17A58D" w:rsidRPr="00AE3AF2" w14:paraId="50D01EB7"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170828D4" w14:textId="56733BBB" w:rsidR="7F17A58D" w:rsidRPr="00AE3AF2" w:rsidRDefault="7F17A58D" w:rsidP="7F17A58D">
            <w:pPr>
              <w:jc w:val="both"/>
            </w:pPr>
            <w:r w:rsidRPr="00AE3AF2">
              <w:rPr>
                <w:rFonts w:ascii="Arial" w:eastAsia="Arial" w:hAnsi="Arial" w:cs="Arial"/>
                <w:sz w:val="24"/>
                <w:szCs w:val="24"/>
              </w:rPr>
              <w:lastRenderedPageBreak/>
              <w:t>3- Usuário clica em Cadastrar Departamento</w:t>
            </w:r>
          </w:p>
        </w:tc>
        <w:tc>
          <w:tcPr>
            <w:tcW w:w="4245" w:type="dxa"/>
            <w:tcBorders>
              <w:top w:val="single" w:sz="8" w:space="0" w:color="auto"/>
              <w:left w:val="single" w:sz="8" w:space="0" w:color="auto"/>
              <w:bottom w:val="single" w:sz="8" w:space="0" w:color="auto"/>
              <w:right w:val="single" w:sz="8" w:space="0" w:color="auto"/>
            </w:tcBorders>
            <w:vAlign w:val="center"/>
          </w:tcPr>
          <w:p w14:paraId="47172E5C" w14:textId="7C52762E"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42F852A1"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4D240368" w14:textId="424063C0"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7308059B" w14:textId="3BAA701E" w:rsidR="7F17A58D" w:rsidRPr="00AE3AF2" w:rsidRDefault="7F17A58D" w:rsidP="7F17A58D">
            <w:pPr>
              <w:jc w:val="both"/>
            </w:pPr>
            <w:r w:rsidRPr="00AE3AF2">
              <w:rPr>
                <w:rFonts w:ascii="Arial" w:eastAsia="Arial" w:hAnsi="Arial" w:cs="Arial"/>
                <w:sz w:val="24"/>
                <w:szCs w:val="24"/>
              </w:rPr>
              <w:t>4- Sistema exibe na tela o formulário Departamento</w:t>
            </w:r>
          </w:p>
        </w:tc>
      </w:tr>
      <w:tr w:rsidR="7F17A58D" w:rsidRPr="00AE3AF2" w14:paraId="26FF316A"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6C53E328" w14:textId="363E3D9D" w:rsidR="7F17A58D" w:rsidRPr="00AE3AF2" w:rsidRDefault="7F17A58D" w:rsidP="7F17A58D">
            <w:pPr>
              <w:jc w:val="both"/>
            </w:pPr>
            <w:r w:rsidRPr="00AE3AF2">
              <w:rPr>
                <w:rFonts w:ascii="Arial" w:eastAsia="Arial" w:hAnsi="Arial" w:cs="Arial"/>
                <w:sz w:val="24"/>
                <w:szCs w:val="24"/>
              </w:rPr>
              <w:t xml:space="preserve">5- </w:t>
            </w:r>
            <w:r w:rsidRPr="00AE3AF2">
              <w:rPr>
                <w:rFonts w:ascii="Arial" w:eastAsia="Arial" w:hAnsi="Arial" w:cs="Arial"/>
                <w:color w:val="000000" w:themeColor="text1"/>
                <w:sz w:val="24"/>
                <w:szCs w:val="24"/>
              </w:rPr>
              <w:t>Usuário preenche as informações do departamento (nome, descrição, localização</w:t>
            </w:r>
            <w:r w:rsidR="020A7A3E" w:rsidRPr="00AE3AF2">
              <w:rPr>
                <w:rFonts w:ascii="Arial" w:eastAsia="Arial" w:hAnsi="Arial" w:cs="Arial"/>
                <w:color w:val="000000" w:themeColor="text1"/>
                <w:sz w:val="24"/>
                <w:szCs w:val="24"/>
              </w:rPr>
              <w:t xml:space="preserve"> e gestor</w:t>
            </w:r>
            <w:r w:rsidRPr="00AE3AF2">
              <w:rPr>
                <w:rFonts w:ascii="Arial" w:eastAsia="Arial" w:hAnsi="Arial" w:cs="Arial"/>
                <w:color w:val="000000" w:themeColor="text1"/>
                <w:sz w:val="24"/>
                <w:szCs w:val="24"/>
              </w:rPr>
              <w:t>).</w:t>
            </w:r>
          </w:p>
        </w:tc>
        <w:tc>
          <w:tcPr>
            <w:tcW w:w="4245" w:type="dxa"/>
            <w:tcBorders>
              <w:top w:val="single" w:sz="8" w:space="0" w:color="auto"/>
              <w:left w:val="single" w:sz="8" w:space="0" w:color="auto"/>
              <w:bottom w:val="single" w:sz="8" w:space="0" w:color="auto"/>
              <w:right w:val="single" w:sz="8" w:space="0" w:color="auto"/>
            </w:tcBorders>
            <w:vAlign w:val="center"/>
          </w:tcPr>
          <w:p w14:paraId="6A851794" w14:textId="3C2D74E0"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036DA0CF"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00A89A73" w14:textId="04BD8CA6"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3E2D3A94" w14:textId="553DDB85" w:rsidR="7F17A58D" w:rsidRPr="00AE3AF2" w:rsidRDefault="7F17A58D" w:rsidP="7F17A58D">
            <w:pPr>
              <w:jc w:val="both"/>
            </w:pPr>
            <w:r w:rsidRPr="00AE3AF2">
              <w:rPr>
                <w:rFonts w:ascii="Arial" w:eastAsia="Arial" w:hAnsi="Arial" w:cs="Arial"/>
                <w:sz w:val="24"/>
                <w:szCs w:val="24"/>
              </w:rPr>
              <w:t xml:space="preserve">6- Sistema valida se todos os campos estão preenchidos, retorna mensagem “Cadastro Efetuado com sucesso” e salva o registro. </w:t>
            </w:r>
          </w:p>
        </w:tc>
      </w:tr>
      <w:tr w:rsidR="7F17A58D" w:rsidRPr="00AE3AF2" w14:paraId="7981A9B8" w14:textId="77777777" w:rsidTr="628241AA">
        <w:tc>
          <w:tcPr>
            <w:tcW w:w="8490" w:type="dxa"/>
            <w:gridSpan w:val="3"/>
            <w:tcBorders>
              <w:top w:val="single" w:sz="8" w:space="0" w:color="auto"/>
              <w:left w:val="nil"/>
              <w:bottom w:val="nil"/>
              <w:right w:val="nil"/>
            </w:tcBorders>
            <w:vAlign w:val="center"/>
          </w:tcPr>
          <w:p w14:paraId="5EE5FB21" w14:textId="60F59558" w:rsidR="7F17A58D" w:rsidRPr="00AE3AF2" w:rsidRDefault="7F17A58D" w:rsidP="7F17A58D">
            <w:pPr>
              <w:jc w:val="center"/>
            </w:pPr>
            <w:r w:rsidRPr="00AE3AF2">
              <w:rPr>
                <w:rFonts w:ascii="Arial" w:eastAsia="Arial" w:hAnsi="Arial" w:cs="Arial"/>
                <w:b/>
                <w:bCs/>
                <w:sz w:val="24"/>
                <w:szCs w:val="24"/>
              </w:rPr>
              <w:t>Alterar</w:t>
            </w:r>
          </w:p>
        </w:tc>
      </w:tr>
      <w:tr w:rsidR="7F17A58D" w:rsidRPr="00AE3AF2" w14:paraId="52761D51"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304E0217" w14:textId="6D220923" w:rsidR="7F17A58D" w:rsidRPr="00AE3AF2" w:rsidRDefault="7F17A58D" w:rsidP="7F17A58D">
            <w:pPr>
              <w:jc w:val="both"/>
            </w:pPr>
            <w:r w:rsidRPr="00AE3AF2">
              <w:rPr>
                <w:rFonts w:ascii="Arial" w:eastAsia="Arial" w:hAnsi="Arial" w:cs="Arial"/>
                <w:sz w:val="24"/>
                <w:szCs w:val="24"/>
              </w:rPr>
              <w:t xml:space="preserve">1- O usuário acessa a tela de informações Gerenciar Departamentos </w:t>
            </w:r>
          </w:p>
        </w:tc>
        <w:tc>
          <w:tcPr>
            <w:tcW w:w="4245" w:type="dxa"/>
            <w:tcBorders>
              <w:top w:val="single" w:sz="8" w:space="0" w:color="auto"/>
              <w:left w:val="single" w:sz="8" w:space="0" w:color="auto"/>
              <w:bottom w:val="single" w:sz="8" w:space="0" w:color="auto"/>
              <w:right w:val="single" w:sz="8" w:space="0" w:color="auto"/>
            </w:tcBorders>
            <w:vAlign w:val="center"/>
          </w:tcPr>
          <w:p w14:paraId="48E98200" w14:textId="7890260A"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7A9600A2"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215DDD24" w14:textId="2A2A8370"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4CF5D87F" w14:textId="0EC39FDC" w:rsidR="7F17A58D" w:rsidRPr="00AE3AF2" w:rsidRDefault="7F17A58D" w:rsidP="7F17A58D">
            <w:pPr>
              <w:jc w:val="both"/>
            </w:pPr>
            <w:r w:rsidRPr="00AE3AF2">
              <w:rPr>
                <w:rFonts w:ascii="Arial" w:eastAsia="Arial" w:hAnsi="Arial" w:cs="Arial"/>
                <w:sz w:val="24"/>
                <w:szCs w:val="24"/>
              </w:rPr>
              <w:t xml:space="preserve">2- Sistema exibe na tela uma lista com os departamentos </w:t>
            </w:r>
          </w:p>
        </w:tc>
      </w:tr>
      <w:tr w:rsidR="7F17A58D" w:rsidRPr="00AE3AF2" w14:paraId="333C0638"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3BBD0D33" w14:textId="0597A72E" w:rsidR="7F17A58D" w:rsidRPr="00AE3AF2" w:rsidRDefault="628241AA" w:rsidP="7F17A58D">
            <w:pPr>
              <w:jc w:val="both"/>
            </w:pPr>
            <w:r w:rsidRPr="00AE3AF2">
              <w:rPr>
                <w:rFonts w:ascii="Arial" w:eastAsia="Arial" w:hAnsi="Arial" w:cs="Arial"/>
                <w:sz w:val="24"/>
                <w:szCs w:val="24"/>
              </w:rPr>
              <w:t>3- Usuário seleciona o departamento e clica em Alterar Departamento</w:t>
            </w:r>
          </w:p>
        </w:tc>
        <w:tc>
          <w:tcPr>
            <w:tcW w:w="4245" w:type="dxa"/>
            <w:tcBorders>
              <w:top w:val="single" w:sz="8" w:space="0" w:color="auto"/>
              <w:left w:val="single" w:sz="8" w:space="0" w:color="auto"/>
              <w:bottom w:val="single" w:sz="8" w:space="0" w:color="auto"/>
              <w:right w:val="single" w:sz="8" w:space="0" w:color="auto"/>
            </w:tcBorders>
            <w:vAlign w:val="center"/>
          </w:tcPr>
          <w:p w14:paraId="1F503BC7" w14:textId="4748B731"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1F157FAE"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05B2F790" w14:textId="3A54E0C3"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173092B3" w14:textId="2C65DD6F" w:rsidR="7F17A58D" w:rsidRPr="00AE3AF2" w:rsidRDefault="7F17A58D" w:rsidP="7F17A58D">
            <w:pPr>
              <w:jc w:val="both"/>
            </w:pPr>
            <w:r w:rsidRPr="00AE3AF2">
              <w:rPr>
                <w:rFonts w:ascii="Arial" w:eastAsia="Arial" w:hAnsi="Arial" w:cs="Arial"/>
                <w:sz w:val="24"/>
                <w:szCs w:val="24"/>
              </w:rPr>
              <w:t>4- Sistema exibe na tela o formulário de Departamento</w:t>
            </w:r>
          </w:p>
        </w:tc>
      </w:tr>
      <w:tr w:rsidR="7F17A58D" w:rsidRPr="00AE3AF2" w14:paraId="0139B05B"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1E685EB0" w14:textId="0BEB1BC6" w:rsidR="7F17A58D" w:rsidRPr="00AE3AF2" w:rsidRDefault="7F17A58D" w:rsidP="7F17A58D">
            <w:pPr>
              <w:jc w:val="both"/>
            </w:pPr>
            <w:r w:rsidRPr="00AE3AF2">
              <w:rPr>
                <w:rFonts w:ascii="Arial" w:eastAsia="Arial" w:hAnsi="Arial" w:cs="Arial"/>
                <w:sz w:val="24"/>
                <w:szCs w:val="24"/>
              </w:rPr>
              <w:t>5- Usuário edita as informações desejadas e clica em Salvar</w:t>
            </w:r>
          </w:p>
        </w:tc>
        <w:tc>
          <w:tcPr>
            <w:tcW w:w="4245" w:type="dxa"/>
            <w:tcBorders>
              <w:top w:val="single" w:sz="8" w:space="0" w:color="auto"/>
              <w:left w:val="single" w:sz="8" w:space="0" w:color="auto"/>
              <w:bottom w:val="single" w:sz="8" w:space="0" w:color="auto"/>
              <w:right w:val="single" w:sz="8" w:space="0" w:color="auto"/>
            </w:tcBorders>
            <w:vAlign w:val="center"/>
          </w:tcPr>
          <w:p w14:paraId="72084C73" w14:textId="526F36B5"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0FE3BA82"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4C4B9980" w14:textId="55FC941F"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120A8F9D" w14:textId="1B17678B" w:rsidR="7F17A58D" w:rsidRPr="00AE3AF2" w:rsidRDefault="7F17A58D" w:rsidP="7F17A58D">
            <w:pPr>
              <w:jc w:val="both"/>
            </w:pPr>
            <w:r w:rsidRPr="00AE3AF2">
              <w:rPr>
                <w:rFonts w:ascii="Arial" w:eastAsia="Arial" w:hAnsi="Arial" w:cs="Arial"/>
                <w:sz w:val="24"/>
                <w:szCs w:val="24"/>
              </w:rPr>
              <w:t xml:space="preserve">8- Sistema valida as informações, retorna mensagem “Alteração Efetuada com sucesso” e salva o registro. </w:t>
            </w:r>
          </w:p>
        </w:tc>
      </w:tr>
      <w:tr w:rsidR="7F17A58D" w:rsidRPr="00AE3AF2" w14:paraId="59529244" w14:textId="77777777" w:rsidTr="628241AA">
        <w:tc>
          <w:tcPr>
            <w:tcW w:w="8490" w:type="dxa"/>
            <w:gridSpan w:val="3"/>
            <w:tcBorders>
              <w:top w:val="single" w:sz="8" w:space="0" w:color="auto"/>
              <w:left w:val="nil"/>
              <w:bottom w:val="nil"/>
              <w:right w:val="nil"/>
            </w:tcBorders>
          </w:tcPr>
          <w:p w14:paraId="6283ECF3" w14:textId="47B1DA95" w:rsidR="7F17A58D" w:rsidRPr="00AE3AF2" w:rsidRDefault="7F17A58D" w:rsidP="7F17A58D">
            <w:pPr>
              <w:jc w:val="center"/>
            </w:pPr>
            <w:r w:rsidRPr="00AE3AF2">
              <w:rPr>
                <w:rFonts w:ascii="Arial" w:eastAsia="Arial" w:hAnsi="Arial" w:cs="Arial"/>
                <w:b/>
                <w:bCs/>
                <w:sz w:val="24"/>
                <w:szCs w:val="24"/>
              </w:rPr>
              <w:t>Excluir</w:t>
            </w:r>
          </w:p>
        </w:tc>
      </w:tr>
      <w:tr w:rsidR="7F17A58D" w:rsidRPr="00AE3AF2" w14:paraId="57EAD103"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5354E1E1" w14:textId="397034BE" w:rsidR="7F17A58D" w:rsidRPr="00AE3AF2" w:rsidRDefault="628241AA" w:rsidP="7F17A58D">
            <w:pPr>
              <w:jc w:val="both"/>
            </w:pPr>
            <w:r w:rsidRPr="00AE3AF2">
              <w:rPr>
                <w:rFonts w:ascii="Arial" w:eastAsia="Arial" w:hAnsi="Arial" w:cs="Arial"/>
                <w:sz w:val="24"/>
                <w:szCs w:val="24"/>
              </w:rPr>
              <w:t xml:space="preserve">1- O usuário acessa a tela de informações Gerenciar Departamentos </w:t>
            </w:r>
          </w:p>
        </w:tc>
        <w:tc>
          <w:tcPr>
            <w:tcW w:w="4245" w:type="dxa"/>
            <w:tcBorders>
              <w:top w:val="single" w:sz="8" w:space="0" w:color="auto"/>
              <w:left w:val="single" w:sz="8" w:space="0" w:color="auto"/>
              <w:bottom w:val="single" w:sz="8" w:space="0" w:color="auto"/>
              <w:right w:val="single" w:sz="8" w:space="0" w:color="auto"/>
            </w:tcBorders>
            <w:vAlign w:val="center"/>
          </w:tcPr>
          <w:p w14:paraId="04D23B7C" w14:textId="09CA8431"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69260CCF"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7801BB3C" w14:textId="75E47EEE"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6BBBF272" w14:textId="377DC8CF" w:rsidR="7F17A58D" w:rsidRPr="00AE3AF2" w:rsidRDefault="7F17A58D" w:rsidP="7F17A58D">
            <w:pPr>
              <w:jc w:val="both"/>
            </w:pPr>
            <w:r w:rsidRPr="00AE3AF2">
              <w:rPr>
                <w:rFonts w:ascii="Arial" w:eastAsia="Arial" w:hAnsi="Arial" w:cs="Arial"/>
                <w:sz w:val="24"/>
                <w:szCs w:val="24"/>
              </w:rPr>
              <w:t xml:space="preserve">2- Sistema exibe na tela uma lista com os departamentos </w:t>
            </w:r>
          </w:p>
        </w:tc>
      </w:tr>
      <w:tr w:rsidR="7F17A58D" w:rsidRPr="00AE3AF2" w14:paraId="3A6E9509"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3E0E3F69" w14:textId="10B39150" w:rsidR="7F17A58D" w:rsidRPr="00AE3AF2" w:rsidRDefault="7F17A58D" w:rsidP="7F17A58D">
            <w:pPr>
              <w:jc w:val="both"/>
            </w:pPr>
            <w:r w:rsidRPr="00AE3AF2">
              <w:rPr>
                <w:rFonts w:ascii="Arial" w:eastAsia="Arial" w:hAnsi="Arial" w:cs="Arial"/>
                <w:sz w:val="24"/>
                <w:szCs w:val="24"/>
              </w:rPr>
              <w:t>3- Usuário seleciona o departamento e clica em Excluir Departamento</w:t>
            </w:r>
          </w:p>
        </w:tc>
        <w:tc>
          <w:tcPr>
            <w:tcW w:w="4245" w:type="dxa"/>
            <w:tcBorders>
              <w:top w:val="single" w:sz="8" w:space="0" w:color="auto"/>
              <w:left w:val="single" w:sz="8" w:space="0" w:color="auto"/>
              <w:bottom w:val="single" w:sz="8" w:space="0" w:color="auto"/>
              <w:right w:val="single" w:sz="8" w:space="0" w:color="auto"/>
            </w:tcBorders>
            <w:vAlign w:val="center"/>
          </w:tcPr>
          <w:p w14:paraId="230B23D7" w14:textId="23AFF27D"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1EA2E69C"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21AF65A0" w14:textId="08B93B8D"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7BDDABD4" w14:textId="32AD5BDE" w:rsidR="7F17A58D" w:rsidRPr="00AE3AF2" w:rsidRDefault="7F17A58D" w:rsidP="7F17A58D">
            <w:pPr>
              <w:jc w:val="both"/>
            </w:pPr>
            <w:r w:rsidRPr="00AE3AF2">
              <w:rPr>
                <w:rFonts w:ascii="Arial" w:eastAsia="Arial" w:hAnsi="Arial" w:cs="Arial"/>
                <w:sz w:val="24"/>
                <w:szCs w:val="24"/>
              </w:rPr>
              <w:t xml:space="preserve">4- Sistema exibe uma tela para confirmar a exclusão. </w:t>
            </w:r>
          </w:p>
        </w:tc>
      </w:tr>
      <w:tr w:rsidR="7F17A58D" w:rsidRPr="00AE3AF2" w14:paraId="723960AE"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0255F1A6" w14:textId="4C1A1A18" w:rsidR="7F17A58D" w:rsidRPr="00AE3AF2" w:rsidRDefault="7F17A58D" w:rsidP="7F17A58D">
            <w:pPr>
              <w:jc w:val="both"/>
            </w:pPr>
            <w:r w:rsidRPr="00AE3AF2">
              <w:rPr>
                <w:rFonts w:ascii="Arial" w:eastAsia="Arial" w:hAnsi="Arial" w:cs="Arial"/>
                <w:color w:val="000000" w:themeColor="text1"/>
                <w:sz w:val="24"/>
                <w:szCs w:val="24"/>
              </w:rPr>
              <w:t xml:space="preserve">7- Usuário confirma a exclusão </w:t>
            </w:r>
          </w:p>
        </w:tc>
        <w:tc>
          <w:tcPr>
            <w:tcW w:w="4245" w:type="dxa"/>
            <w:tcBorders>
              <w:top w:val="single" w:sz="8" w:space="0" w:color="auto"/>
              <w:left w:val="single" w:sz="8" w:space="0" w:color="auto"/>
              <w:bottom w:val="single" w:sz="8" w:space="0" w:color="auto"/>
              <w:right w:val="single" w:sz="8" w:space="0" w:color="auto"/>
            </w:tcBorders>
            <w:vAlign w:val="center"/>
          </w:tcPr>
          <w:p w14:paraId="76D9E877" w14:textId="2800E6F3"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6C2F5201" w14:textId="77777777" w:rsidTr="628241AA">
        <w:tc>
          <w:tcPr>
            <w:tcW w:w="4245" w:type="dxa"/>
            <w:gridSpan w:val="2"/>
            <w:tcBorders>
              <w:top w:val="single" w:sz="8" w:space="0" w:color="auto"/>
              <w:left w:val="single" w:sz="8" w:space="0" w:color="auto"/>
              <w:bottom w:val="single" w:sz="8" w:space="0" w:color="auto"/>
              <w:right w:val="single" w:sz="8" w:space="0" w:color="auto"/>
            </w:tcBorders>
            <w:vAlign w:val="center"/>
          </w:tcPr>
          <w:p w14:paraId="4906DE62" w14:textId="0C691BB8"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5C5723D9" w14:textId="2EAE2BC3" w:rsidR="7F17A58D" w:rsidRPr="00AE3AF2" w:rsidRDefault="7F17A58D" w:rsidP="7F17A58D">
            <w:pPr>
              <w:jc w:val="both"/>
            </w:pPr>
            <w:r w:rsidRPr="00AE3AF2">
              <w:rPr>
                <w:rFonts w:ascii="Arial" w:eastAsia="Arial" w:hAnsi="Arial" w:cs="Arial"/>
                <w:sz w:val="24"/>
                <w:szCs w:val="24"/>
              </w:rPr>
              <w:t xml:space="preserve">8- </w:t>
            </w:r>
            <w:r w:rsidRPr="00AE3AF2">
              <w:rPr>
                <w:rFonts w:ascii="Arial" w:eastAsia="Arial" w:hAnsi="Arial" w:cs="Arial"/>
                <w:color w:val="000000" w:themeColor="text1"/>
                <w:sz w:val="24"/>
                <w:szCs w:val="24"/>
              </w:rPr>
              <w:t>Sistema exclui o registro e retorna mensagem “Exclusão efetuada com sucesso.”</w:t>
            </w:r>
          </w:p>
        </w:tc>
      </w:tr>
      <w:tr w:rsidR="7F17A58D" w:rsidRPr="00AE3AF2" w14:paraId="6EE3FBE2" w14:textId="77777777" w:rsidTr="628241AA">
        <w:tc>
          <w:tcPr>
            <w:tcW w:w="1560" w:type="dxa"/>
            <w:tcBorders>
              <w:top w:val="single" w:sz="8" w:space="0" w:color="auto"/>
              <w:left w:val="nil"/>
              <w:bottom w:val="nil"/>
              <w:right w:val="nil"/>
            </w:tcBorders>
            <w:vAlign w:val="center"/>
          </w:tcPr>
          <w:p w14:paraId="0D2DECED" w14:textId="4470A379" w:rsidR="7F17A58D" w:rsidRPr="00AE3AF2" w:rsidRDefault="7F17A58D"/>
        </w:tc>
        <w:tc>
          <w:tcPr>
            <w:tcW w:w="2685" w:type="dxa"/>
            <w:tcBorders>
              <w:top w:val="nil"/>
              <w:left w:val="nil"/>
              <w:bottom w:val="nil"/>
              <w:right w:val="nil"/>
            </w:tcBorders>
            <w:vAlign w:val="center"/>
          </w:tcPr>
          <w:p w14:paraId="4AD51567" w14:textId="60CEF7DD" w:rsidR="7F17A58D" w:rsidRPr="00AE3AF2" w:rsidRDefault="7F17A58D"/>
        </w:tc>
        <w:tc>
          <w:tcPr>
            <w:tcW w:w="4245" w:type="dxa"/>
            <w:tcBorders>
              <w:top w:val="single" w:sz="8" w:space="0" w:color="auto"/>
              <w:left w:val="nil"/>
              <w:bottom w:val="nil"/>
              <w:right w:val="nil"/>
            </w:tcBorders>
            <w:vAlign w:val="center"/>
          </w:tcPr>
          <w:p w14:paraId="012176FA" w14:textId="7B0B02CE" w:rsidR="7F17A58D" w:rsidRPr="00AE3AF2" w:rsidRDefault="7F17A58D"/>
        </w:tc>
      </w:tr>
    </w:tbl>
    <w:p w14:paraId="7052A361" w14:textId="77777777" w:rsidR="00AC0C4F" w:rsidRPr="00AE3AF2" w:rsidRDefault="7F17A58D" w:rsidP="00AC0C4F">
      <w:pPr>
        <w:rPr>
          <w:sz w:val="24"/>
          <w:szCs w:val="24"/>
        </w:rPr>
      </w:pPr>
      <w:r w:rsidRPr="00AE3AF2">
        <w:rPr>
          <w:rFonts w:ascii="Arial" w:eastAsia="Arial" w:hAnsi="Arial" w:cs="Arial"/>
          <w:color w:val="404040" w:themeColor="text1" w:themeTint="BF"/>
          <w:sz w:val="24"/>
          <w:szCs w:val="24"/>
        </w:rPr>
        <w:t xml:space="preserve"> </w:t>
      </w:r>
      <w:r w:rsidR="00AC0C4F" w:rsidRPr="00AE3AF2">
        <w:rPr>
          <w:sz w:val="24"/>
          <w:szCs w:val="24"/>
        </w:rPr>
        <w:t>Fonte: Autoria Própria</w:t>
      </w:r>
    </w:p>
    <w:p w14:paraId="58F5D643" w14:textId="6E1DD82C" w:rsidR="00B41A3C" w:rsidRPr="00AE3AF2" w:rsidRDefault="00F0296F" w:rsidP="7F17A58D">
      <w:pPr>
        <w:spacing w:line="257" w:lineRule="auto"/>
      </w:pPr>
      <w:r w:rsidRPr="00AE3AF2">
        <w:br/>
      </w:r>
    </w:p>
    <w:p w14:paraId="09FB052D" w14:textId="77777777" w:rsidR="00B41A3C" w:rsidRPr="00AE3AF2" w:rsidRDefault="00B41A3C">
      <w:r w:rsidRPr="00AE3AF2">
        <w:br w:type="page"/>
      </w:r>
    </w:p>
    <w:p w14:paraId="7A2187C2" w14:textId="7F7B4B06" w:rsidR="00F0296F" w:rsidRPr="00AE3AF2" w:rsidRDefault="7F17A58D" w:rsidP="7F17A58D">
      <w:pPr>
        <w:spacing w:line="360" w:lineRule="auto"/>
        <w:ind w:firstLine="708"/>
      </w:pPr>
      <w:r w:rsidRPr="00AE3AF2">
        <w:rPr>
          <w:rFonts w:ascii="Arial" w:eastAsia="Arial" w:hAnsi="Arial" w:cs="Arial"/>
          <w:color w:val="404040" w:themeColor="text1" w:themeTint="BF"/>
          <w:sz w:val="24"/>
          <w:szCs w:val="24"/>
        </w:rPr>
        <w:lastRenderedPageBreak/>
        <w:t xml:space="preserve">Quadro </w:t>
      </w:r>
      <w:r w:rsidR="2F3EAC70" w:rsidRPr="00AE3AF2">
        <w:rPr>
          <w:rFonts w:ascii="Arial" w:eastAsia="Arial" w:hAnsi="Arial" w:cs="Arial"/>
          <w:color w:val="404040" w:themeColor="text1" w:themeTint="BF"/>
          <w:sz w:val="24"/>
          <w:szCs w:val="24"/>
        </w:rPr>
        <w:t>6</w:t>
      </w:r>
      <w:r w:rsidRPr="00AE3AF2">
        <w:rPr>
          <w:rFonts w:ascii="Arial" w:eastAsia="Arial" w:hAnsi="Arial" w:cs="Arial"/>
          <w:color w:val="404040" w:themeColor="text1" w:themeTint="BF"/>
          <w:sz w:val="24"/>
          <w:szCs w:val="24"/>
        </w:rPr>
        <w:t xml:space="preserve"> - Descrição do Caso de Uso Gerenciar Benefícios</w:t>
      </w:r>
    </w:p>
    <w:tbl>
      <w:tblPr>
        <w:tblW w:w="0" w:type="auto"/>
        <w:tblInd w:w="9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695"/>
        <w:gridCol w:w="2550"/>
        <w:gridCol w:w="4245"/>
      </w:tblGrid>
      <w:tr w:rsidR="7F17A58D" w:rsidRPr="00AE3AF2" w14:paraId="35E064E6" w14:textId="77777777" w:rsidTr="3168B8F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1C06B22" w14:textId="57F696C4" w:rsidR="7F17A58D" w:rsidRPr="00AE3AF2" w:rsidRDefault="7F17A58D">
            <w:r w:rsidRPr="00AE3AF2">
              <w:rPr>
                <w:rFonts w:ascii="Arial" w:eastAsia="Arial" w:hAnsi="Arial" w:cs="Arial"/>
                <w:b/>
                <w:bCs/>
                <w:sz w:val="24"/>
                <w:szCs w:val="24"/>
              </w:rPr>
              <w:t xml:space="preserve"> Caso de Uso</w:t>
            </w:r>
          </w:p>
        </w:tc>
        <w:tc>
          <w:tcPr>
            <w:tcW w:w="6795" w:type="dxa"/>
            <w:gridSpan w:val="2"/>
            <w:tcBorders>
              <w:top w:val="single" w:sz="8" w:space="0" w:color="auto"/>
              <w:left w:val="single" w:sz="8" w:space="0" w:color="auto"/>
              <w:bottom w:val="single" w:sz="8" w:space="0" w:color="auto"/>
              <w:right w:val="single" w:sz="8" w:space="0" w:color="auto"/>
            </w:tcBorders>
          </w:tcPr>
          <w:p w14:paraId="79D384C3" w14:textId="633B7021" w:rsidR="7F17A58D" w:rsidRPr="00AE3AF2" w:rsidRDefault="7F17A58D">
            <w:proofErr w:type="spellStart"/>
            <w:r w:rsidRPr="00AE3AF2">
              <w:rPr>
                <w:rFonts w:ascii="Arial" w:eastAsia="Arial" w:hAnsi="Arial" w:cs="Arial"/>
                <w:sz w:val="24"/>
                <w:szCs w:val="24"/>
              </w:rPr>
              <w:t>RF5</w:t>
            </w:r>
            <w:proofErr w:type="spellEnd"/>
            <w:r w:rsidRPr="00AE3AF2">
              <w:rPr>
                <w:rFonts w:ascii="Arial" w:eastAsia="Arial" w:hAnsi="Arial" w:cs="Arial"/>
                <w:sz w:val="24"/>
                <w:szCs w:val="24"/>
              </w:rPr>
              <w:t>: Gerenciar Benefícios</w:t>
            </w:r>
          </w:p>
        </w:tc>
      </w:tr>
      <w:tr w:rsidR="7F17A58D" w:rsidRPr="00AE3AF2" w14:paraId="79A758AC" w14:textId="77777777" w:rsidTr="3168B8F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CE20A54" w14:textId="29462F2E" w:rsidR="7F17A58D" w:rsidRPr="00AE3AF2" w:rsidRDefault="7F17A58D">
            <w:r w:rsidRPr="00AE3AF2">
              <w:rPr>
                <w:rFonts w:ascii="Arial" w:eastAsia="Arial" w:hAnsi="Arial" w:cs="Arial"/>
                <w:b/>
                <w:bCs/>
                <w:color w:val="000000" w:themeColor="text1"/>
                <w:sz w:val="24"/>
                <w:szCs w:val="24"/>
              </w:rPr>
              <w:t xml:space="preserve"> Ator Principal</w:t>
            </w:r>
          </w:p>
        </w:tc>
        <w:tc>
          <w:tcPr>
            <w:tcW w:w="6795" w:type="dxa"/>
            <w:gridSpan w:val="2"/>
            <w:tcBorders>
              <w:top w:val="single" w:sz="8" w:space="0" w:color="auto"/>
              <w:left w:val="single" w:sz="8" w:space="0" w:color="auto"/>
              <w:bottom w:val="single" w:sz="8" w:space="0" w:color="auto"/>
              <w:right w:val="single" w:sz="8" w:space="0" w:color="auto"/>
            </w:tcBorders>
          </w:tcPr>
          <w:p w14:paraId="475E8257" w14:textId="331F5E03" w:rsidR="7F17A58D" w:rsidRPr="00AE3AF2" w:rsidRDefault="7F17A58D">
            <w:r w:rsidRPr="00AE3AF2">
              <w:rPr>
                <w:rFonts w:ascii="Arial" w:eastAsia="Arial" w:hAnsi="Arial" w:cs="Arial"/>
                <w:sz w:val="24"/>
                <w:szCs w:val="24"/>
              </w:rPr>
              <w:t>Colaborador do RH</w:t>
            </w:r>
          </w:p>
        </w:tc>
      </w:tr>
      <w:tr w:rsidR="7F17A58D" w:rsidRPr="00AE3AF2" w14:paraId="6FB4A448" w14:textId="77777777" w:rsidTr="3168B8F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14D369B9" w14:textId="2938A3D9" w:rsidR="7F17A58D" w:rsidRPr="00AE3AF2" w:rsidRDefault="7F17A58D">
            <w:r w:rsidRPr="00AE3AF2">
              <w:rPr>
                <w:rFonts w:ascii="Arial" w:eastAsia="Arial" w:hAnsi="Arial" w:cs="Arial"/>
                <w:b/>
                <w:bCs/>
                <w:color w:val="000000" w:themeColor="text1"/>
                <w:sz w:val="24"/>
                <w:szCs w:val="24"/>
              </w:rPr>
              <w:t xml:space="preserve"> Ator Secundário</w:t>
            </w:r>
          </w:p>
        </w:tc>
        <w:tc>
          <w:tcPr>
            <w:tcW w:w="6795" w:type="dxa"/>
            <w:gridSpan w:val="2"/>
            <w:tcBorders>
              <w:top w:val="single" w:sz="8" w:space="0" w:color="auto"/>
              <w:left w:val="single" w:sz="8" w:space="0" w:color="auto"/>
              <w:bottom w:val="single" w:sz="8" w:space="0" w:color="auto"/>
              <w:right w:val="single" w:sz="8" w:space="0" w:color="auto"/>
            </w:tcBorders>
          </w:tcPr>
          <w:p w14:paraId="00959838" w14:textId="00D05C9B" w:rsidR="7F17A58D" w:rsidRPr="00AE3AF2" w:rsidRDefault="7F17A58D"/>
        </w:tc>
      </w:tr>
      <w:tr w:rsidR="7F17A58D" w:rsidRPr="00AE3AF2" w14:paraId="4F0616B2" w14:textId="77777777" w:rsidTr="3168B8F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73B8595" w14:textId="3B56FAAE" w:rsidR="7F17A58D" w:rsidRPr="00AE3AF2" w:rsidRDefault="7F17A58D">
            <w:r w:rsidRPr="00AE3AF2">
              <w:rPr>
                <w:rFonts w:ascii="Arial" w:eastAsia="Arial" w:hAnsi="Arial" w:cs="Arial"/>
                <w:b/>
                <w:bCs/>
                <w:color w:val="000000" w:themeColor="text1"/>
                <w:sz w:val="24"/>
                <w:szCs w:val="24"/>
              </w:rPr>
              <w:t xml:space="preserve"> Pré-condição</w:t>
            </w:r>
          </w:p>
        </w:tc>
        <w:tc>
          <w:tcPr>
            <w:tcW w:w="6795" w:type="dxa"/>
            <w:gridSpan w:val="2"/>
            <w:tcBorders>
              <w:top w:val="single" w:sz="8" w:space="0" w:color="auto"/>
              <w:left w:val="single" w:sz="8" w:space="0" w:color="auto"/>
              <w:bottom w:val="single" w:sz="8" w:space="0" w:color="auto"/>
              <w:right w:val="single" w:sz="8" w:space="0" w:color="auto"/>
            </w:tcBorders>
          </w:tcPr>
          <w:p w14:paraId="013578D7" w14:textId="664126AF" w:rsidR="7F17A58D" w:rsidRPr="00AE3AF2" w:rsidRDefault="7F17A58D">
            <w:r w:rsidRPr="00AE3AF2">
              <w:rPr>
                <w:rFonts w:ascii="Arial" w:eastAsia="Arial" w:hAnsi="Arial" w:cs="Arial"/>
                <w:sz w:val="24"/>
                <w:szCs w:val="24"/>
              </w:rPr>
              <w:t>O usuário deverá estar logado.</w:t>
            </w:r>
          </w:p>
        </w:tc>
      </w:tr>
      <w:tr w:rsidR="7F17A58D" w:rsidRPr="00AE3AF2" w14:paraId="4392D0C6" w14:textId="77777777" w:rsidTr="3168B8F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39E3213" w14:textId="15B044FD" w:rsidR="7F17A58D" w:rsidRPr="00AE3AF2" w:rsidRDefault="7F17A58D">
            <w:r w:rsidRPr="00AE3AF2">
              <w:rPr>
                <w:rFonts w:ascii="Arial" w:eastAsia="Arial" w:hAnsi="Arial" w:cs="Arial"/>
                <w:b/>
                <w:bCs/>
                <w:color w:val="000000" w:themeColor="text1"/>
                <w:sz w:val="24"/>
                <w:szCs w:val="24"/>
              </w:rPr>
              <w:t xml:space="preserve"> Pós-condição</w:t>
            </w:r>
          </w:p>
        </w:tc>
        <w:tc>
          <w:tcPr>
            <w:tcW w:w="6795" w:type="dxa"/>
            <w:gridSpan w:val="2"/>
            <w:tcBorders>
              <w:top w:val="single" w:sz="8" w:space="0" w:color="auto"/>
              <w:left w:val="single" w:sz="8" w:space="0" w:color="auto"/>
              <w:bottom w:val="single" w:sz="8" w:space="0" w:color="auto"/>
              <w:right w:val="single" w:sz="8" w:space="0" w:color="auto"/>
            </w:tcBorders>
          </w:tcPr>
          <w:p w14:paraId="34543215" w14:textId="7D478493" w:rsidR="7F17A58D" w:rsidRPr="00AE3AF2" w:rsidRDefault="7F17A58D"/>
        </w:tc>
      </w:tr>
      <w:tr w:rsidR="7F17A58D" w:rsidRPr="00AE3AF2" w14:paraId="536DE2C0" w14:textId="77777777" w:rsidTr="3168B8FD">
        <w:tc>
          <w:tcPr>
            <w:tcW w:w="4245" w:type="dxa"/>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5D959DC" w14:textId="156B9FBC" w:rsidR="7F17A58D" w:rsidRPr="00AE3AF2" w:rsidRDefault="7F17A58D" w:rsidP="7F17A58D">
            <w:pPr>
              <w:jc w:val="center"/>
            </w:pPr>
            <w:r w:rsidRPr="00AE3AF2">
              <w:rPr>
                <w:rFonts w:ascii="Arial" w:eastAsia="Arial" w:hAnsi="Arial" w:cs="Arial"/>
                <w:b/>
                <w:bCs/>
                <w:color w:val="000000" w:themeColor="text1"/>
                <w:sz w:val="24"/>
                <w:szCs w:val="24"/>
              </w:rPr>
              <w:t>Ações do Ator</w:t>
            </w:r>
          </w:p>
        </w:tc>
        <w:tc>
          <w:tcPr>
            <w:tcW w:w="42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E4B4E1D" w14:textId="5C289394" w:rsidR="7F17A58D" w:rsidRPr="00AE3AF2" w:rsidRDefault="7F17A58D" w:rsidP="7F17A58D">
            <w:pPr>
              <w:jc w:val="center"/>
            </w:pPr>
            <w:r w:rsidRPr="00AE3AF2">
              <w:rPr>
                <w:rFonts w:ascii="Arial" w:eastAsia="Arial" w:hAnsi="Arial" w:cs="Arial"/>
                <w:b/>
                <w:bCs/>
                <w:color w:val="000000" w:themeColor="text1"/>
                <w:sz w:val="24"/>
                <w:szCs w:val="24"/>
              </w:rPr>
              <w:t>Ações do Sistema</w:t>
            </w:r>
          </w:p>
        </w:tc>
      </w:tr>
      <w:tr w:rsidR="7F17A58D" w:rsidRPr="00AE3AF2" w14:paraId="18E0D211" w14:textId="77777777" w:rsidTr="3168B8FD">
        <w:tc>
          <w:tcPr>
            <w:tcW w:w="8490" w:type="dxa"/>
            <w:gridSpan w:val="3"/>
            <w:tcBorders>
              <w:top w:val="single" w:sz="8" w:space="0" w:color="auto"/>
              <w:left w:val="nil"/>
              <w:bottom w:val="nil"/>
              <w:right w:val="nil"/>
            </w:tcBorders>
          </w:tcPr>
          <w:p w14:paraId="050ACA75" w14:textId="38EA71A3" w:rsidR="7F17A58D" w:rsidRPr="00AE3AF2" w:rsidRDefault="7F17A58D" w:rsidP="7F17A58D">
            <w:pPr>
              <w:jc w:val="center"/>
            </w:pPr>
            <w:r w:rsidRPr="00AE3AF2">
              <w:rPr>
                <w:rFonts w:ascii="Arial" w:eastAsia="Arial" w:hAnsi="Arial" w:cs="Arial"/>
                <w:b/>
                <w:bCs/>
                <w:sz w:val="24"/>
                <w:szCs w:val="24"/>
              </w:rPr>
              <w:t>Cadastrar</w:t>
            </w:r>
          </w:p>
        </w:tc>
      </w:tr>
      <w:tr w:rsidR="7F17A58D" w:rsidRPr="00AE3AF2" w14:paraId="7B38DE61"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4B4914D0" w14:textId="48687D4F" w:rsidR="7F17A58D" w:rsidRPr="00AE3AF2" w:rsidRDefault="628241AA" w:rsidP="7F17A58D">
            <w:pPr>
              <w:jc w:val="both"/>
            </w:pPr>
            <w:r w:rsidRPr="00AE3AF2">
              <w:rPr>
                <w:rFonts w:ascii="Arial" w:eastAsia="Arial" w:hAnsi="Arial" w:cs="Arial"/>
                <w:sz w:val="24"/>
                <w:szCs w:val="24"/>
              </w:rPr>
              <w:t xml:space="preserve"> 1 - O usuário acessa a tela de informações Gerenciar Benefícios e Cadastrar Benefícios.</w:t>
            </w:r>
          </w:p>
        </w:tc>
        <w:tc>
          <w:tcPr>
            <w:tcW w:w="4245" w:type="dxa"/>
            <w:tcBorders>
              <w:top w:val="single" w:sz="8" w:space="0" w:color="auto"/>
              <w:left w:val="single" w:sz="8" w:space="0" w:color="auto"/>
              <w:bottom w:val="single" w:sz="8" w:space="0" w:color="auto"/>
              <w:right w:val="single" w:sz="8" w:space="0" w:color="auto"/>
            </w:tcBorders>
            <w:vAlign w:val="center"/>
          </w:tcPr>
          <w:p w14:paraId="6847E971" w14:textId="716C1944"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3BD5E070"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712D3991" w14:textId="535BF0FA"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7E71EDA9" w14:textId="3E479BF3" w:rsidR="7F17A58D" w:rsidRPr="00AE3AF2" w:rsidRDefault="7F17A58D" w:rsidP="7F17A58D">
            <w:pPr>
              <w:jc w:val="both"/>
            </w:pPr>
            <w:r w:rsidRPr="00AE3AF2">
              <w:rPr>
                <w:rFonts w:ascii="Arial" w:eastAsia="Arial" w:hAnsi="Arial" w:cs="Arial"/>
                <w:sz w:val="24"/>
                <w:szCs w:val="24"/>
              </w:rPr>
              <w:t xml:space="preserve"> </w:t>
            </w:r>
            <w:r w:rsidR="007F3A28" w:rsidRPr="00AE3AF2">
              <w:rPr>
                <w:rFonts w:ascii="Arial" w:eastAsia="Arial" w:hAnsi="Arial" w:cs="Arial"/>
                <w:sz w:val="24"/>
                <w:szCs w:val="24"/>
              </w:rPr>
              <w:t>2</w:t>
            </w:r>
            <w:r w:rsidRPr="00AE3AF2">
              <w:rPr>
                <w:rFonts w:ascii="Arial" w:eastAsia="Arial" w:hAnsi="Arial" w:cs="Arial"/>
                <w:sz w:val="24"/>
                <w:szCs w:val="24"/>
              </w:rPr>
              <w:t xml:space="preserve"> - Sistema exibe na tela o formulário de Benefícios</w:t>
            </w:r>
          </w:p>
        </w:tc>
      </w:tr>
      <w:tr w:rsidR="7F17A58D" w:rsidRPr="00AE3AF2" w14:paraId="6A42A7DE"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14D1ED1D" w14:textId="7D9648BD" w:rsidR="7F17A58D" w:rsidRPr="00AE3AF2" w:rsidRDefault="628241AA" w:rsidP="7F17A58D">
            <w:pPr>
              <w:jc w:val="both"/>
            </w:pPr>
            <w:r w:rsidRPr="00AE3AF2">
              <w:rPr>
                <w:rFonts w:ascii="Arial" w:eastAsia="Arial" w:hAnsi="Arial" w:cs="Arial"/>
                <w:sz w:val="24"/>
                <w:szCs w:val="24"/>
              </w:rPr>
              <w:t xml:space="preserve"> 3 - </w:t>
            </w:r>
            <w:r w:rsidRPr="00AE3AF2">
              <w:rPr>
                <w:rFonts w:ascii="Arial" w:eastAsia="Arial" w:hAnsi="Arial" w:cs="Arial"/>
                <w:color w:val="000000" w:themeColor="text1"/>
                <w:sz w:val="24"/>
                <w:szCs w:val="24"/>
              </w:rPr>
              <w:t xml:space="preserve">Usuário preenche as informações do </w:t>
            </w:r>
            <w:r w:rsidR="020A7A3E" w:rsidRPr="00AE3AF2">
              <w:rPr>
                <w:rFonts w:ascii="Arial" w:eastAsia="Arial" w:hAnsi="Arial" w:cs="Arial"/>
                <w:color w:val="000000" w:themeColor="text1"/>
                <w:sz w:val="24"/>
                <w:szCs w:val="24"/>
              </w:rPr>
              <w:t>Benefício</w:t>
            </w:r>
            <w:r w:rsidRPr="00AE3AF2">
              <w:rPr>
                <w:rFonts w:ascii="Arial" w:eastAsia="Arial" w:hAnsi="Arial" w:cs="Arial"/>
                <w:color w:val="000000" w:themeColor="text1"/>
                <w:sz w:val="24"/>
                <w:szCs w:val="24"/>
              </w:rPr>
              <w:t xml:space="preserve"> (</w:t>
            </w:r>
            <w:r w:rsidR="00C81B6F" w:rsidRPr="00AE3AF2">
              <w:rPr>
                <w:rFonts w:ascii="Arial" w:eastAsia="Arial" w:hAnsi="Arial" w:cs="Arial"/>
                <w:color w:val="000000" w:themeColor="text1"/>
                <w:sz w:val="24"/>
                <w:szCs w:val="24"/>
              </w:rPr>
              <w:t xml:space="preserve">Nome, </w:t>
            </w:r>
            <w:r w:rsidR="020A7A3E" w:rsidRPr="00AE3AF2">
              <w:rPr>
                <w:rFonts w:ascii="Arial" w:eastAsia="Arial" w:hAnsi="Arial" w:cs="Arial"/>
                <w:color w:val="000000" w:themeColor="text1"/>
                <w:sz w:val="24"/>
                <w:szCs w:val="24"/>
              </w:rPr>
              <w:t>descrição, valor</w:t>
            </w:r>
            <w:r w:rsidR="00C81B6F" w:rsidRPr="00AE3AF2">
              <w:rPr>
                <w:rFonts w:ascii="Arial" w:eastAsia="Arial" w:hAnsi="Arial" w:cs="Arial"/>
                <w:color w:val="000000" w:themeColor="text1"/>
                <w:sz w:val="24"/>
                <w:szCs w:val="24"/>
              </w:rPr>
              <w:t xml:space="preserve"> e </w:t>
            </w:r>
            <w:r w:rsidR="020A7A3E" w:rsidRPr="00AE3AF2">
              <w:rPr>
                <w:rFonts w:ascii="Arial" w:eastAsia="Arial" w:hAnsi="Arial" w:cs="Arial"/>
                <w:color w:val="000000" w:themeColor="text1"/>
                <w:sz w:val="24"/>
                <w:szCs w:val="24"/>
              </w:rPr>
              <w:t>coparticipação</w:t>
            </w:r>
            <w:r w:rsidR="00C81B6F" w:rsidRPr="00AE3AF2">
              <w:rPr>
                <w:rFonts w:ascii="Arial" w:eastAsia="Arial" w:hAnsi="Arial" w:cs="Arial"/>
                <w:color w:val="000000" w:themeColor="text1"/>
                <w:sz w:val="24"/>
                <w:szCs w:val="24"/>
              </w:rPr>
              <w:t>)</w:t>
            </w:r>
          </w:p>
        </w:tc>
        <w:tc>
          <w:tcPr>
            <w:tcW w:w="4245" w:type="dxa"/>
            <w:tcBorders>
              <w:top w:val="single" w:sz="8" w:space="0" w:color="auto"/>
              <w:left w:val="single" w:sz="8" w:space="0" w:color="auto"/>
              <w:bottom w:val="single" w:sz="8" w:space="0" w:color="auto"/>
              <w:right w:val="single" w:sz="8" w:space="0" w:color="auto"/>
            </w:tcBorders>
            <w:vAlign w:val="center"/>
          </w:tcPr>
          <w:p w14:paraId="32582292" w14:textId="4E2CC2EA"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63A12564"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6974B4F4" w14:textId="4FA14841"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5077FB64" w14:textId="7E847479" w:rsidR="7F17A58D" w:rsidRPr="00AE3AF2" w:rsidRDefault="7F17A58D" w:rsidP="7F17A58D">
            <w:pPr>
              <w:jc w:val="both"/>
            </w:pPr>
            <w:r w:rsidRPr="00AE3AF2">
              <w:rPr>
                <w:rFonts w:ascii="Arial" w:eastAsia="Arial" w:hAnsi="Arial" w:cs="Arial"/>
                <w:sz w:val="24"/>
                <w:szCs w:val="24"/>
              </w:rPr>
              <w:t xml:space="preserve"> </w:t>
            </w:r>
            <w:r w:rsidR="007F3A28" w:rsidRPr="00AE3AF2">
              <w:rPr>
                <w:rFonts w:ascii="Arial" w:eastAsia="Arial" w:hAnsi="Arial" w:cs="Arial"/>
                <w:sz w:val="24"/>
                <w:szCs w:val="24"/>
              </w:rPr>
              <w:t>4</w:t>
            </w:r>
            <w:r w:rsidRPr="00AE3AF2">
              <w:rPr>
                <w:rFonts w:ascii="Arial" w:eastAsia="Arial" w:hAnsi="Arial" w:cs="Arial"/>
                <w:sz w:val="24"/>
                <w:szCs w:val="24"/>
              </w:rPr>
              <w:t xml:space="preserve"> - Sistema valida se todos os campos estão preenchidos, retorna mensagem “Cadastro Efetuado com sucesso” e salva o registro. </w:t>
            </w:r>
          </w:p>
        </w:tc>
      </w:tr>
      <w:tr w:rsidR="7F17A58D" w:rsidRPr="00AE3AF2" w14:paraId="64D41FDA" w14:textId="77777777" w:rsidTr="3168B8FD">
        <w:tc>
          <w:tcPr>
            <w:tcW w:w="8490" w:type="dxa"/>
            <w:gridSpan w:val="3"/>
            <w:tcBorders>
              <w:top w:val="single" w:sz="8" w:space="0" w:color="auto"/>
              <w:left w:val="nil"/>
              <w:bottom w:val="nil"/>
              <w:right w:val="nil"/>
            </w:tcBorders>
            <w:vAlign w:val="center"/>
          </w:tcPr>
          <w:p w14:paraId="1D2F510F" w14:textId="4988728F" w:rsidR="7F17A58D" w:rsidRPr="00AE3AF2" w:rsidRDefault="7F17A58D" w:rsidP="7F17A58D">
            <w:pPr>
              <w:jc w:val="center"/>
            </w:pPr>
            <w:r w:rsidRPr="00AE3AF2">
              <w:rPr>
                <w:rFonts w:ascii="Arial" w:eastAsia="Arial" w:hAnsi="Arial" w:cs="Arial"/>
                <w:b/>
                <w:bCs/>
                <w:sz w:val="24"/>
                <w:szCs w:val="24"/>
              </w:rPr>
              <w:t>Alterar</w:t>
            </w:r>
          </w:p>
        </w:tc>
      </w:tr>
      <w:tr w:rsidR="7F17A58D" w:rsidRPr="00AE3AF2" w14:paraId="0780CE02"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4379087A" w14:textId="72D0054F" w:rsidR="7F17A58D" w:rsidRPr="00AE3AF2" w:rsidRDefault="7F17A58D" w:rsidP="7F17A58D">
            <w:pPr>
              <w:jc w:val="both"/>
            </w:pPr>
            <w:r w:rsidRPr="00AE3AF2">
              <w:rPr>
                <w:rFonts w:ascii="Arial" w:eastAsia="Arial" w:hAnsi="Arial" w:cs="Arial"/>
                <w:sz w:val="24"/>
                <w:szCs w:val="24"/>
              </w:rPr>
              <w:t xml:space="preserve"> 1 - O usuário acessa a tela de informações Gerenciar Benefícios</w:t>
            </w:r>
          </w:p>
        </w:tc>
        <w:tc>
          <w:tcPr>
            <w:tcW w:w="4245" w:type="dxa"/>
            <w:tcBorders>
              <w:top w:val="single" w:sz="8" w:space="0" w:color="auto"/>
              <w:left w:val="single" w:sz="8" w:space="0" w:color="auto"/>
              <w:bottom w:val="single" w:sz="8" w:space="0" w:color="auto"/>
              <w:right w:val="single" w:sz="8" w:space="0" w:color="auto"/>
            </w:tcBorders>
            <w:vAlign w:val="center"/>
          </w:tcPr>
          <w:p w14:paraId="485FF3FB" w14:textId="4CD77B68"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732BAB21"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2E4D294E" w14:textId="576A2934"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74BA0D91" w14:textId="2174DF26" w:rsidR="7F17A58D" w:rsidRPr="00AE3AF2" w:rsidRDefault="7F17A58D" w:rsidP="7F17A58D">
            <w:pPr>
              <w:jc w:val="both"/>
            </w:pPr>
            <w:r w:rsidRPr="00AE3AF2">
              <w:rPr>
                <w:rFonts w:ascii="Arial" w:eastAsia="Arial" w:hAnsi="Arial" w:cs="Arial"/>
                <w:sz w:val="24"/>
                <w:szCs w:val="24"/>
              </w:rPr>
              <w:t xml:space="preserve"> 2 - Sistema exibe na tela uma lista com os Benefícios</w:t>
            </w:r>
          </w:p>
        </w:tc>
      </w:tr>
      <w:tr w:rsidR="7F17A58D" w:rsidRPr="00AE3AF2" w14:paraId="5ACDAC5D"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7093CC76" w14:textId="4BBDE643" w:rsidR="7F17A58D" w:rsidRPr="00AE3AF2" w:rsidRDefault="7F17A58D" w:rsidP="7F17A58D">
            <w:pPr>
              <w:jc w:val="both"/>
            </w:pPr>
            <w:r w:rsidRPr="00AE3AF2">
              <w:rPr>
                <w:rFonts w:ascii="Arial" w:eastAsia="Arial" w:hAnsi="Arial" w:cs="Arial"/>
                <w:sz w:val="24"/>
                <w:szCs w:val="24"/>
              </w:rPr>
              <w:t xml:space="preserve"> 3 - Usuário seleciona o benefício e clica em Alterar Benefícios</w:t>
            </w:r>
          </w:p>
        </w:tc>
        <w:tc>
          <w:tcPr>
            <w:tcW w:w="4245" w:type="dxa"/>
            <w:tcBorders>
              <w:top w:val="single" w:sz="8" w:space="0" w:color="auto"/>
              <w:left w:val="single" w:sz="8" w:space="0" w:color="auto"/>
              <w:bottom w:val="single" w:sz="8" w:space="0" w:color="auto"/>
              <w:right w:val="single" w:sz="8" w:space="0" w:color="auto"/>
            </w:tcBorders>
            <w:vAlign w:val="center"/>
          </w:tcPr>
          <w:p w14:paraId="26910674" w14:textId="748B0D0F"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23FF1814"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7FC0637D" w14:textId="1C20DCC7"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0DF6F364" w14:textId="7CAEA133" w:rsidR="7F17A58D" w:rsidRPr="00AE3AF2" w:rsidRDefault="7F17A58D" w:rsidP="7F17A58D">
            <w:pPr>
              <w:jc w:val="both"/>
            </w:pPr>
            <w:r w:rsidRPr="00AE3AF2">
              <w:rPr>
                <w:rFonts w:ascii="Arial" w:eastAsia="Arial" w:hAnsi="Arial" w:cs="Arial"/>
                <w:sz w:val="24"/>
                <w:szCs w:val="24"/>
              </w:rPr>
              <w:t xml:space="preserve"> 4 - Sistema exibe na tela o formulário de Benefícios</w:t>
            </w:r>
          </w:p>
        </w:tc>
      </w:tr>
      <w:tr w:rsidR="7F17A58D" w:rsidRPr="00AE3AF2" w14:paraId="60DBE534"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6A936EDE" w14:textId="23E225DC" w:rsidR="7F17A58D" w:rsidRPr="00AE3AF2" w:rsidRDefault="7F17A58D" w:rsidP="7F17A58D">
            <w:pPr>
              <w:jc w:val="both"/>
            </w:pPr>
            <w:r w:rsidRPr="00AE3AF2">
              <w:rPr>
                <w:rFonts w:ascii="Arial" w:eastAsia="Arial" w:hAnsi="Arial" w:cs="Arial"/>
                <w:sz w:val="24"/>
                <w:szCs w:val="24"/>
              </w:rPr>
              <w:t xml:space="preserve"> 5 - Usuário edita as informações desejadas e clica em Salvar</w:t>
            </w:r>
          </w:p>
        </w:tc>
        <w:tc>
          <w:tcPr>
            <w:tcW w:w="4245" w:type="dxa"/>
            <w:tcBorders>
              <w:top w:val="single" w:sz="8" w:space="0" w:color="auto"/>
              <w:left w:val="single" w:sz="8" w:space="0" w:color="auto"/>
              <w:bottom w:val="single" w:sz="8" w:space="0" w:color="auto"/>
              <w:right w:val="single" w:sz="8" w:space="0" w:color="auto"/>
            </w:tcBorders>
            <w:vAlign w:val="center"/>
          </w:tcPr>
          <w:p w14:paraId="19D6AC74" w14:textId="56DE4A80"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425F0D03"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35531A0C" w14:textId="33937240"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6B5FABFD" w14:textId="540FB626" w:rsidR="7F17A58D" w:rsidRPr="00AE3AF2" w:rsidRDefault="7F17A58D" w:rsidP="7F17A58D">
            <w:pPr>
              <w:jc w:val="both"/>
            </w:pPr>
            <w:r w:rsidRPr="00AE3AF2">
              <w:rPr>
                <w:rFonts w:ascii="Arial" w:eastAsia="Arial" w:hAnsi="Arial" w:cs="Arial"/>
                <w:sz w:val="24"/>
                <w:szCs w:val="24"/>
              </w:rPr>
              <w:t xml:space="preserve"> 6 - Sistema valida as informações, retorna mensagem “Alteração Efetuada com sucesso” e salva o registro. </w:t>
            </w:r>
          </w:p>
        </w:tc>
      </w:tr>
      <w:tr w:rsidR="7F17A58D" w:rsidRPr="00AE3AF2" w14:paraId="18617C76" w14:textId="77777777" w:rsidTr="3168B8FD">
        <w:tc>
          <w:tcPr>
            <w:tcW w:w="8490" w:type="dxa"/>
            <w:gridSpan w:val="3"/>
            <w:tcBorders>
              <w:top w:val="single" w:sz="8" w:space="0" w:color="auto"/>
              <w:left w:val="nil"/>
              <w:bottom w:val="nil"/>
              <w:right w:val="nil"/>
            </w:tcBorders>
          </w:tcPr>
          <w:p w14:paraId="0DAE79DB" w14:textId="0EE45112" w:rsidR="7F17A58D" w:rsidRPr="00AE3AF2" w:rsidRDefault="7F17A58D" w:rsidP="7F17A58D">
            <w:pPr>
              <w:jc w:val="center"/>
            </w:pPr>
            <w:r w:rsidRPr="00AE3AF2">
              <w:rPr>
                <w:rFonts w:ascii="Arial" w:eastAsia="Arial" w:hAnsi="Arial" w:cs="Arial"/>
                <w:b/>
                <w:bCs/>
                <w:sz w:val="24"/>
                <w:szCs w:val="24"/>
              </w:rPr>
              <w:t>Excluir</w:t>
            </w:r>
          </w:p>
        </w:tc>
      </w:tr>
      <w:tr w:rsidR="7F17A58D" w:rsidRPr="00AE3AF2" w14:paraId="379ADCDB"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6FE329E4" w14:textId="59896FBB" w:rsidR="7F17A58D" w:rsidRPr="00AE3AF2" w:rsidRDefault="7F17A58D" w:rsidP="7F17A58D">
            <w:pPr>
              <w:jc w:val="both"/>
            </w:pPr>
            <w:r w:rsidRPr="00AE3AF2">
              <w:rPr>
                <w:rFonts w:ascii="Arial" w:eastAsia="Arial" w:hAnsi="Arial" w:cs="Arial"/>
                <w:sz w:val="24"/>
                <w:szCs w:val="24"/>
              </w:rPr>
              <w:t xml:space="preserve"> 1 - O usuário acessa a tela de informações Gerenciar Benefícios  </w:t>
            </w:r>
          </w:p>
        </w:tc>
        <w:tc>
          <w:tcPr>
            <w:tcW w:w="4245" w:type="dxa"/>
            <w:tcBorders>
              <w:top w:val="single" w:sz="8" w:space="0" w:color="auto"/>
              <w:left w:val="single" w:sz="8" w:space="0" w:color="auto"/>
              <w:bottom w:val="single" w:sz="8" w:space="0" w:color="auto"/>
              <w:right w:val="single" w:sz="8" w:space="0" w:color="auto"/>
            </w:tcBorders>
            <w:vAlign w:val="center"/>
          </w:tcPr>
          <w:p w14:paraId="3B61B3B8" w14:textId="475CE12C"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72635AA7"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2B74AFBB" w14:textId="06A9F9C2"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3ABD62BD" w14:textId="4A528BF7" w:rsidR="7F17A58D" w:rsidRPr="00AE3AF2" w:rsidRDefault="7F17A58D" w:rsidP="7F17A58D">
            <w:pPr>
              <w:jc w:val="both"/>
            </w:pPr>
            <w:r w:rsidRPr="00AE3AF2">
              <w:rPr>
                <w:rFonts w:ascii="Arial" w:eastAsia="Arial" w:hAnsi="Arial" w:cs="Arial"/>
                <w:sz w:val="24"/>
                <w:szCs w:val="24"/>
              </w:rPr>
              <w:t xml:space="preserve"> 2 - Sistema exibe na tela uma lista com os Benefícios</w:t>
            </w:r>
          </w:p>
        </w:tc>
      </w:tr>
      <w:tr w:rsidR="7F17A58D" w:rsidRPr="00AE3AF2" w14:paraId="29BDC5CC"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10806C3F" w14:textId="316CE3E7" w:rsidR="7F17A58D" w:rsidRPr="00AE3AF2" w:rsidRDefault="7F17A58D" w:rsidP="7F17A58D">
            <w:pPr>
              <w:jc w:val="both"/>
            </w:pPr>
            <w:r w:rsidRPr="00AE3AF2">
              <w:rPr>
                <w:rFonts w:ascii="Arial" w:eastAsia="Arial" w:hAnsi="Arial" w:cs="Arial"/>
                <w:sz w:val="24"/>
                <w:szCs w:val="24"/>
              </w:rPr>
              <w:lastRenderedPageBreak/>
              <w:t xml:space="preserve"> 3 - Usuário seleciona o benefício e clica em Excluir Benefícios</w:t>
            </w:r>
          </w:p>
        </w:tc>
        <w:tc>
          <w:tcPr>
            <w:tcW w:w="4245" w:type="dxa"/>
            <w:tcBorders>
              <w:top w:val="single" w:sz="8" w:space="0" w:color="auto"/>
              <w:left w:val="single" w:sz="8" w:space="0" w:color="auto"/>
              <w:bottom w:val="single" w:sz="8" w:space="0" w:color="auto"/>
              <w:right w:val="single" w:sz="8" w:space="0" w:color="auto"/>
            </w:tcBorders>
            <w:vAlign w:val="center"/>
          </w:tcPr>
          <w:p w14:paraId="12780F84" w14:textId="6196E1D4"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46902E3B"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21148DC7" w14:textId="75C57F92"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15DD7903" w14:textId="11197777" w:rsidR="7F17A58D" w:rsidRPr="00AE3AF2" w:rsidRDefault="7F17A58D" w:rsidP="7F17A58D">
            <w:pPr>
              <w:jc w:val="both"/>
            </w:pPr>
            <w:r w:rsidRPr="00AE3AF2">
              <w:rPr>
                <w:rFonts w:ascii="Arial" w:eastAsia="Arial" w:hAnsi="Arial" w:cs="Arial"/>
                <w:sz w:val="24"/>
                <w:szCs w:val="24"/>
              </w:rPr>
              <w:t xml:space="preserve"> 4 - Sistema exibe uma tela para confirmar a exclusão. </w:t>
            </w:r>
          </w:p>
        </w:tc>
      </w:tr>
      <w:tr w:rsidR="7F17A58D" w:rsidRPr="00AE3AF2" w14:paraId="59487E6D"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1E7C9148" w14:textId="1CEF755D" w:rsidR="7F17A58D" w:rsidRPr="00AE3AF2" w:rsidRDefault="7F17A58D" w:rsidP="7F17A58D">
            <w:pPr>
              <w:jc w:val="both"/>
            </w:pPr>
            <w:r w:rsidRPr="00AE3AF2">
              <w:rPr>
                <w:rFonts w:ascii="Arial" w:eastAsia="Arial" w:hAnsi="Arial" w:cs="Arial"/>
                <w:color w:val="000000" w:themeColor="text1"/>
                <w:sz w:val="24"/>
                <w:szCs w:val="24"/>
              </w:rPr>
              <w:t xml:space="preserve"> 5 - Usuário confirma a exclusão </w:t>
            </w:r>
          </w:p>
        </w:tc>
        <w:tc>
          <w:tcPr>
            <w:tcW w:w="4245" w:type="dxa"/>
            <w:tcBorders>
              <w:top w:val="single" w:sz="8" w:space="0" w:color="auto"/>
              <w:left w:val="single" w:sz="8" w:space="0" w:color="auto"/>
              <w:bottom w:val="single" w:sz="8" w:space="0" w:color="auto"/>
              <w:right w:val="single" w:sz="8" w:space="0" w:color="auto"/>
            </w:tcBorders>
            <w:vAlign w:val="center"/>
          </w:tcPr>
          <w:p w14:paraId="73FC0AC7" w14:textId="52573055"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7EFB25C2"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1BEE3F78" w14:textId="39436170"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7DA9A9FD" w14:textId="7677AFAD" w:rsidR="7F17A58D" w:rsidRPr="00AE3AF2" w:rsidRDefault="7F17A58D" w:rsidP="7F17A58D">
            <w:pPr>
              <w:jc w:val="both"/>
            </w:pPr>
            <w:r w:rsidRPr="00AE3AF2">
              <w:rPr>
                <w:rFonts w:ascii="Arial" w:eastAsia="Arial" w:hAnsi="Arial" w:cs="Arial"/>
                <w:sz w:val="24"/>
                <w:szCs w:val="24"/>
              </w:rPr>
              <w:t xml:space="preserve"> 6 - </w:t>
            </w:r>
            <w:r w:rsidRPr="00AE3AF2">
              <w:rPr>
                <w:rFonts w:ascii="Arial" w:eastAsia="Arial" w:hAnsi="Arial" w:cs="Arial"/>
                <w:color w:val="000000" w:themeColor="text1"/>
                <w:sz w:val="24"/>
                <w:szCs w:val="24"/>
              </w:rPr>
              <w:t>Sistema exclui o registro e retorna mensagem “Exclusão efetuada com sucesso.”</w:t>
            </w:r>
          </w:p>
        </w:tc>
      </w:tr>
      <w:tr w:rsidR="7F17A58D" w:rsidRPr="00AE3AF2" w14:paraId="648B6E86" w14:textId="77777777" w:rsidTr="3168B8FD">
        <w:tc>
          <w:tcPr>
            <w:tcW w:w="1695" w:type="dxa"/>
            <w:tcBorders>
              <w:top w:val="single" w:sz="8" w:space="0" w:color="auto"/>
              <w:left w:val="nil"/>
              <w:bottom w:val="nil"/>
              <w:right w:val="nil"/>
            </w:tcBorders>
            <w:vAlign w:val="center"/>
          </w:tcPr>
          <w:p w14:paraId="47574A97" w14:textId="2C78B178" w:rsidR="7F17A58D" w:rsidRPr="00AE3AF2" w:rsidRDefault="7F17A58D"/>
        </w:tc>
        <w:tc>
          <w:tcPr>
            <w:tcW w:w="2550" w:type="dxa"/>
            <w:tcBorders>
              <w:top w:val="nil"/>
              <w:left w:val="nil"/>
              <w:bottom w:val="nil"/>
              <w:right w:val="nil"/>
            </w:tcBorders>
            <w:vAlign w:val="center"/>
          </w:tcPr>
          <w:p w14:paraId="65FACE89" w14:textId="52B77175" w:rsidR="7F17A58D" w:rsidRPr="00AE3AF2" w:rsidRDefault="7F17A58D"/>
        </w:tc>
        <w:tc>
          <w:tcPr>
            <w:tcW w:w="4245" w:type="dxa"/>
            <w:tcBorders>
              <w:top w:val="single" w:sz="8" w:space="0" w:color="auto"/>
              <w:left w:val="nil"/>
              <w:bottom w:val="nil"/>
              <w:right w:val="nil"/>
            </w:tcBorders>
            <w:vAlign w:val="center"/>
          </w:tcPr>
          <w:p w14:paraId="61C2E049" w14:textId="0F3FB36C" w:rsidR="7F17A58D" w:rsidRPr="00AE3AF2" w:rsidRDefault="7F17A58D"/>
        </w:tc>
      </w:tr>
    </w:tbl>
    <w:p w14:paraId="26523550" w14:textId="77777777" w:rsidR="00AC0C4F" w:rsidRPr="00AE3AF2" w:rsidRDefault="7F17A58D" w:rsidP="00AC0C4F">
      <w:pPr>
        <w:rPr>
          <w:sz w:val="24"/>
          <w:szCs w:val="24"/>
        </w:rPr>
      </w:pPr>
      <w:r w:rsidRPr="00AE3AF2">
        <w:rPr>
          <w:rFonts w:ascii="Arial" w:eastAsia="Arial" w:hAnsi="Arial" w:cs="Arial"/>
          <w:sz w:val="24"/>
          <w:szCs w:val="24"/>
        </w:rPr>
        <w:t xml:space="preserve"> </w:t>
      </w:r>
      <w:r w:rsidR="00AC0C4F" w:rsidRPr="00AE3AF2">
        <w:rPr>
          <w:sz w:val="24"/>
          <w:szCs w:val="24"/>
        </w:rPr>
        <w:t>Fonte: Autoria Própria</w:t>
      </w:r>
    </w:p>
    <w:p w14:paraId="474731B9" w14:textId="0EBD0426" w:rsidR="00F0296F" w:rsidRPr="00AE3AF2" w:rsidRDefault="00F0296F" w:rsidP="7F17A58D">
      <w:pPr>
        <w:spacing w:line="257" w:lineRule="auto"/>
      </w:pPr>
      <w:r w:rsidRPr="00AE3AF2">
        <w:br/>
      </w:r>
    </w:p>
    <w:p w14:paraId="5989E068" w14:textId="06503B7C" w:rsidR="00F0296F" w:rsidRPr="00AE3AF2" w:rsidRDefault="7F17A58D" w:rsidP="7F17A58D">
      <w:pPr>
        <w:spacing w:line="360" w:lineRule="auto"/>
        <w:jc w:val="center"/>
      </w:pPr>
      <w:r w:rsidRPr="00AE3AF2">
        <w:rPr>
          <w:rFonts w:ascii="Arial" w:eastAsia="Arial" w:hAnsi="Arial" w:cs="Arial"/>
          <w:color w:val="404040" w:themeColor="text1" w:themeTint="BF"/>
          <w:sz w:val="24"/>
          <w:szCs w:val="24"/>
        </w:rPr>
        <w:t xml:space="preserve">Quadro </w:t>
      </w:r>
      <w:r w:rsidR="2F3EAC70" w:rsidRPr="00AE3AF2">
        <w:rPr>
          <w:rFonts w:ascii="Arial" w:eastAsia="Arial" w:hAnsi="Arial" w:cs="Arial"/>
          <w:color w:val="404040" w:themeColor="text1" w:themeTint="BF"/>
          <w:sz w:val="24"/>
          <w:szCs w:val="24"/>
        </w:rPr>
        <w:t>7</w:t>
      </w:r>
      <w:r w:rsidRPr="00AE3AF2">
        <w:rPr>
          <w:rFonts w:ascii="Arial" w:eastAsia="Arial" w:hAnsi="Arial" w:cs="Arial"/>
          <w:color w:val="404040" w:themeColor="text1" w:themeTint="BF"/>
          <w:sz w:val="24"/>
          <w:szCs w:val="24"/>
        </w:rPr>
        <w:t xml:space="preserve"> - Descrição do Caso de Uso Gerenciar </w:t>
      </w:r>
      <w:r w:rsidR="00D03418" w:rsidRPr="00AE3AF2">
        <w:rPr>
          <w:rFonts w:ascii="Arial" w:eastAsia="Arial" w:hAnsi="Arial" w:cs="Arial"/>
          <w:color w:val="404040" w:themeColor="text1" w:themeTint="BF"/>
          <w:sz w:val="24"/>
          <w:szCs w:val="24"/>
        </w:rPr>
        <w:t>Colaboradores</w:t>
      </w:r>
    </w:p>
    <w:tbl>
      <w:tblPr>
        <w:tblW w:w="0" w:type="auto"/>
        <w:tblInd w:w="9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695"/>
        <w:gridCol w:w="2550"/>
        <w:gridCol w:w="4245"/>
      </w:tblGrid>
      <w:tr w:rsidR="7F17A58D" w:rsidRPr="00AE3AF2" w14:paraId="76C3180F" w14:textId="77777777" w:rsidTr="7F17A58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FA32CE4" w14:textId="48586814" w:rsidR="7F17A58D" w:rsidRPr="00AE3AF2" w:rsidRDefault="7F17A58D">
            <w:r w:rsidRPr="00AE3AF2">
              <w:rPr>
                <w:rFonts w:ascii="Arial" w:eastAsia="Arial" w:hAnsi="Arial" w:cs="Arial"/>
                <w:b/>
                <w:bCs/>
                <w:sz w:val="24"/>
                <w:szCs w:val="24"/>
              </w:rPr>
              <w:t xml:space="preserve"> Caso de Uso</w:t>
            </w:r>
          </w:p>
        </w:tc>
        <w:tc>
          <w:tcPr>
            <w:tcW w:w="6795" w:type="dxa"/>
            <w:gridSpan w:val="2"/>
            <w:tcBorders>
              <w:top w:val="single" w:sz="8" w:space="0" w:color="auto"/>
              <w:left w:val="single" w:sz="8" w:space="0" w:color="auto"/>
              <w:bottom w:val="single" w:sz="8" w:space="0" w:color="auto"/>
              <w:right w:val="single" w:sz="8" w:space="0" w:color="auto"/>
            </w:tcBorders>
          </w:tcPr>
          <w:p w14:paraId="39DEB897" w14:textId="5F3B9366" w:rsidR="7F17A58D" w:rsidRPr="00AE3AF2" w:rsidRDefault="7F17A58D">
            <w:r w:rsidRPr="00AE3AF2">
              <w:rPr>
                <w:rFonts w:ascii="Arial" w:eastAsia="Arial" w:hAnsi="Arial" w:cs="Arial"/>
                <w:sz w:val="24"/>
                <w:szCs w:val="24"/>
              </w:rPr>
              <w:t xml:space="preserve"> </w:t>
            </w:r>
            <w:proofErr w:type="spellStart"/>
            <w:r w:rsidRPr="00AE3AF2">
              <w:rPr>
                <w:rFonts w:ascii="Arial" w:eastAsia="Arial" w:hAnsi="Arial" w:cs="Arial"/>
                <w:sz w:val="24"/>
                <w:szCs w:val="24"/>
              </w:rPr>
              <w:t>RF6</w:t>
            </w:r>
            <w:proofErr w:type="spellEnd"/>
            <w:r w:rsidRPr="00AE3AF2">
              <w:rPr>
                <w:rFonts w:ascii="Arial" w:eastAsia="Arial" w:hAnsi="Arial" w:cs="Arial"/>
                <w:sz w:val="24"/>
                <w:szCs w:val="24"/>
              </w:rPr>
              <w:t xml:space="preserve">: Gerenciar </w:t>
            </w:r>
            <w:r w:rsidR="00D03418" w:rsidRPr="00AE3AF2">
              <w:rPr>
                <w:rFonts w:ascii="Arial" w:eastAsia="Arial" w:hAnsi="Arial" w:cs="Arial"/>
                <w:sz w:val="24"/>
                <w:szCs w:val="24"/>
              </w:rPr>
              <w:t>Colaboradores</w:t>
            </w:r>
          </w:p>
        </w:tc>
      </w:tr>
      <w:tr w:rsidR="7F17A58D" w:rsidRPr="00AE3AF2" w14:paraId="6FAC377A" w14:textId="77777777" w:rsidTr="7F17A58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335B054" w14:textId="524CDA25" w:rsidR="7F17A58D" w:rsidRPr="00AE3AF2" w:rsidRDefault="7F17A58D">
            <w:r w:rsidRPr="00AE3AF2">
              <w:rPr>
                <w:rFonts w:ascii="Arial" w:eastAsia="Arial" w:hAnsi="Arial" w:cs="Arial"/>
                <w:b/>
                <w:bCs/>
                <w:color w:val="000000" w:themeColor="text1"/>
                <w:sz w:val="24"/>
                <w:szCs w:val="24"/>
              </w:rPr>
              <w:t xml:space="preserve"> Ator Principal</w:t>
            </w:r>
          </w:p>
        </w:tc>
        <w:tc>
          <w:tcPr>
            <w:tcW w:w="6795" w:type="dxa"/>
            <w:gridSpan w:val="2"/>
            <w:tcBorders>
              <w:top w:val="single" w:sz="8" w:space="0" w:color="auto"/>
              <w:left w:val="single" w:sz="8" w:space="0" w:color="auto"/>
              <w:bottom w:val="single" w:sz="8" w:space="0" w:color="auto"/>
              <w:right w:val="single" w:sz="8" w:space="0" w:color="auto"/>
            </w:tcBorders>
          </w:tcPr>
          <w:p w14:paraId="2350BE84" w14:textId="59A57A04" w:rsidR="7F17A58D" w:rsidRPr="00AE3AF2" w:rsidRDefault="7F17A58D">
            <w:r w:rsidRPr="00AE3AF2">
              <w:rPr>
                <w:rFonts w:ascii="Arial" w:eastAsia="Arial" w:hAnsi="Arial" w:cs="Arial"/>
                <w:sz w:val="24"/>
                <w:szCs w:val="24"/>
              </w:rPr>
              <w:t>Colaborador do RH</w:t>
            </w:r>
          </w:p>
        </w:tc>
      </w:tr>
      <w:tr w:rsidR="7F17A58D" w:rsidRPr="00AE3AF2" w14:paraId="43F2C8B5" w14:textId="77777777" w:rsidTr="7F17A58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40510E6" w14:textId="68B8D596" w:rsidR="7F17A58D" w:rsidRPr="00AE3AF2" w:rsidRDefault="7F17A58D">
            <w:r w:rsidRPr="00AE3AF2">
              <w:rPr>
                <w:rFonts w:ascii="Arial" w:eastAsia="Arial" w:hAnsi="Arial" w:cs="Arial"/>
                <w:b/>
                <w:bCs/>
                <w:color w:val="000000" w:themeColor="text1"/>
                <w:sz w:val="24"/>
                <w:szCs w:val="24"/>
              </w:rPr>
              <w:t xml:space="preserve"> Ator Secundário</w:t>
            </w:r>
          </w:p>
        </w:tc>
        <w:tc>
          <w:tcPr>
            <w:tcW w:w="6795" w:type="dxa"/>
            <w:gridSpan w:val="2"/>
            <w:tcBorders>
              <w:top w:val="single" w:sz="8" w:space="0" w:color="auto"/>
              <w:left w:val="single" w:sz="8" w:space="0" w:color="auto"/>
              <w:bottom w:val="single" w:sz="8" w:space="0" w:color="auto"/>
              <w:right w:val="single" w:sz="8" w:space="0" w:color="auto"/>
            </w:tcBorders>
          </w:tcPr>
          <w:p w14:paraId="1320979E" w14:textId="07B7D570" w:rsidR="7F17A58D" w:rsidRPr="00AE3AF2" w:rsidRDefault="7F17A58D"/>
        </w:tc>
      </w:tr>
      <w:tr w:rsidR="7F17A58D" w:rsidRPr="00AE3AF2" w14:paraId="3F98F728" w14:textId="77777777" w:rsidTr="7F17A58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73450126" w14:textId="6E53226F" w:rsidR="7F17A58D" w:rsidRPr="00AE3AF2" w:rsidRDefault="7F17A58D">
            <w:r w:rsidRPr="00AE3AF2">
              <w:rPr>
                <w:rFonts w:ascii="Arial" w:eastAsia="Arial" w:hAnsi="Arial" w:cs="Arial"/>
                <w:b/>
                <w:bCs/>
                <w:color w:val="000000" w:themeColor="text1"/>
                <w:sz w:val="24"/>
                <w:szCs w:val="24"/>
              </w:rPr>
              <w:t xml:space="preserve"> Pré-condição</w:t>
            </w:r>
          </w:p>
        </w:tc>
        <w:tc>
          <w:tcPr>
            <w:tcW w:w="6795" w:type="dxa"/>
            <w:gridSpan w:val="2"/>
            <w:tcBorders>
              <w:top w:val="single" w:sz="8" w:space="0" w:color="auto"/>
              <w:left w:val="single" w:sz="8" w:space="0" w:color="auto"/>
              <w:bottom w:val="single" w:sz="8" w:space="0" w:color="auto"/>
              <w:right w:val="single" w:sz="8" w:space="0" w:color="auto"/>
            </w:tcBorders>
          </w:tcPr>
          <w:p w14:paraId="2D05BD36" w14:textId="3A7EB726" w:rsidR="7F17A58D" w:rsidRPr="00AE3AF2" w:rsidRDefault="7F17A58D">
            <w:r w:rsidRPr="00AE3AF2">
              <w:rPr>
                <w:rFonts w:ascii="Arial" w:eastAsia="Arial" w:hAnsi="Arial" w:cs="Arial"/>
                <w:sz w:val="24"/>
                <w:szCs w:val="24"/>
              </w:rPr>
              <w:t xml:space="preserve"> O usuário deverá estar logado.</w:t>
            </w:r>
          </w:p>
        </w:tc>
      </w:tr>
      <w:tr w:rsidR="7F17A58D" w:rsidRPr="00AE3AF2" w14:paraId="0DCB80E4" w14:textId="77777777" w:rsidTr="7F17A58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EFC41F0" w14:textId="50E20FFC" w:rsidR="7F17A58D" w:rsidRPr="00AE3AF2" w:rsidRDefault="7F17A58D">
            <w:r w:rsidRPr="00AE3AF2">
              <w:rPr>
                <w:rFonts w:ascii="Arial" w:eastAsia="Arial" w:hAnsi="Arial" w:cs="Arial"/>
                <w:b/>
                <w:bCs/>
                <w:color w:val="000000" w:themeColor="text1"/>
                <w:sz w:val="24"/>
                <w:szCs w:val="24"/>
              </w:rPr>
              <w:t xml:space="preserve"> Pós-condição</w:t>
            </w:r>
          </w:p>
        </w:tc>
        <w:tc>
          <w:tcPr>
            <w:tcW w:w="6795" w:type="dxa"/>
            <w:gridSpan w:val="2"/>
            <w:tcBorders>
              <w:top w:val="single" w:sz="8" w:space="0" w:color="auto"/>
              <w:left w:val="single" w:sz="8" w:space="0" w:color="auto"/>
              <w:bottom w:val="single" w:sz="8" w:space="0" w:color="auto"/>
              <w:right w:val="single" w:sz="8" w:space="0" w:color="auto"/>
            </w:tcBorders>
          </w:tcPr>
          <w:p w14:paraId="702D5375" w14:textId="1A74FF4C" w:rsidR="7F17A58D" w:rsidRPr="00AE3AF2" w:rsidRDefault="7F17A58D"/>
        </w:tc>
      </w:tr>
      <w:tr w:rsidR="7F17A58D" w:rsidRPr="00AE3AF2" w14:paraId="45D2DAEF" w14:textId="77777777" w:rsidTr="7F17A58D">
        <w:tc>
          <w:tcPr>
            <w:tcW w:w="4245" w:type="dxa"/>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9A30150" w14:textId="3F981798" w:rsidR="7F17A58D" w:rsidRPr="00AE3AF2" w:rsidRDefault="7F17A58D" w:rsidP="7F17A58D">
            <w:pPr>
              <w:jc w:val="center"/>
            </w:pPr>
            <w:r w:rsidRPr="00AE3AF2">
              <w:rPr>
                <w:rFonts w:ascii="Arial" w:eastAsia="Arial" w:hAnsi="Arial" w:cs="Arial"/>
                <w:b/>
                <w:bCs/>
                <w:color w:val="000000" w:themeColor="text1"/>
                <w:sz w:val="24"/>
                <w:szCs w:val="24"/>
              </w:rPr>
              <w:t>Ações do Ator</w:t>
            </w:r>
          </w:p>
        </w:tc>
        <w:tc>
          <w:tcPr>
            <w:tcW w:w="42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0969CB7" w14:textId="0A7A54D7" w:rsidR="7F17A58D" w:rsidRPr="00AE3AF2" w:rsidRDefault="7F17A58D" w:rsidP="7F17A58D">
            <w:pPr>
              <w:jc w:val="center"/>
            </w:pPr>
            <w:r w:rsidRPr="00AE3AF2">
              <w:rPr>
                <w:rFonts w:ascii="Arial" w:eastAsia="Arial" w:hAnsi="Arial" w:cs="Arial"/>
                <w:b/>
                <w:bCs/>
                <w:color w:val="000000" w:themeColor="text1"/>
                <w:sz w:val="24"/>
                <w:szCs w:val="24"/>
              </w:rPr>
              <w:t>Ações do Sistema</w:t>
            </w:r>
          </w:p>
        </w:tc>
      </w:tr>
      <w:tr w:rsidR="7F17A58D" w:rsidRPr="00AE3AF2" w14:paraId="7A5BD464" w14:textId="77777777" w:rsidTr="7F17A58D">
        <w:tc>
          <w:tcPr>
            <w:tcW w:w="8490" w:type="dxa"/>
            <w:gridSpan w:val="3"/>
            <w:tcBorders>
              <w:top w:val="single" w:sz="8" w:space="0" w:color="auto"/>
              <w:left w:val="nil"/>
              <w:bottom w:val="nil"/>
              <w:right w:val="nil"/>
            </w:tcBorders>
          </w:tcPr>
          <w:p w14:paraId="3C5673ED" w14:textId="0963E86F" w:rsidR="7F17A58D" w:rsidRPr="00AE3AF2" w:rsidRDefault="7F17A58D" w:rsidP="7F17A58D">
            <w:pPr>
              <w:jc w:val="center"/>
            </w:pPr>
            <w:r w:rsidRPr="00AE3AF2">
              <w:rPr>
                <w:rFonts w:ascii="Arial" w:eastAsia="Arial" w:hAnsi="Arial" w:cs="Arial"/>
                <w:b/>
                <w:bCs/>
                <w:sz w:val="24"/>
                <w:szCs w:val="24"/>
              </w:rPr>
              <w:t>Cadastrar</w:t>
            </w:r>
          </w:p>
        </w:tc>
      </w:tr>
      <w:tr w:rsidR="7F17A58D" w:rsidRPr="00AE3AF2" w14:paraId="5802E1CF"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4DDCD511" w14:textId="2687A27A" w:rsidR="7F17A58D" w:rsidRPr="00AE3AF2" w:rsidRDefault="7F17A58D" w:rsidP="7F17A58D">
            <w:pPr>
              <w:jc w:val="both"/>
            </w:pPr>
            <w:r w:rsidRPr="00AE3AF2">
              <w:rPr>
                <w:rFonts w:ascii="Arial" w:eastAsia="Arial" w:hAnsi="Arial" w:cs="Arial"/>
                <w:sz w:val="24"/>
                <w:szCs w:val="24"/>
              </w:rPr>
              <w:t xml:space="preserve"> 1 - O usuário acessa a tela de informações Gerenciar </w:t>
            </w:r>
            <w:r w:rsidR="00D03418" w:rsidRPr="00AE3AF2">
              <w:rPr>
                <w:rFonts w:ascii="Arial" w:eastAsia="Arial" w:hAnsi="Arial" w:cs="Arial"/>
                <w:sz w:val="24"/>
                <w:szCs w:val="24"/>
              </w:rPr>
              <w:t>Colaboradores</w:t>
            </w:r>
            <w:r w:rsidRPr="00AE3AF2">
              <w:rPr>
                <w:rFonts w:ascii="Arial" w:eastAsia="Arial" w:hAnsi="Arial" w:cs="Arial"/>
                <w:sz w:val="24"/>
                <w:szCs w:val="24"/>
              </w:rPr>
              <w:t xml:space="preserve"> </w:t>
            </w:r>
            <w:r w:rsidR="007F3A28" w:rsidRPr="00AE3AF2">
              <w:rPr>
                <w:rFonts w:ascii="Arial" w:eastAsia="Arial" w:hAnsi="Arial" w:cs="Arial"/>
                <w:sz w:val="24"/>
                <w:szCs w:val="24"/>
              </w:rPr>
              <w:t>e Cadastrar Colaboradores</w:t>
            </w:r>
          </w:p>
        </w:tc>
        <w:tc>
          <w:tcPr>
            <w:tcW w:w="4245" w:type="dxa"/>
            <w:tcBorders>
              <w:top w:val="single" w:sz="8" w:space="0" w:color="auto"/>
              <w:left w:val="single" w:sz="8" w:space="0" w:color="auto"/>
              <w:bottom w:val="single" w:sz="8" w:space="0" w:color="auto"/>
              <w:right w:val="single" w:sz="8" w:space="0" w:color="auto"/>
            </w:tcBorders>
            <w:vAlign w:val="center"/>
          </w:tcPr>
          <w:p w14:paraId="0F1A2611" w14:textId="0942299D"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7F25DCC3"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30F551F2" w14:textId="28A3270E"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67EAAC22" w14:textId="5095BB78" w:rsidR="7F17A58D" w:rsidRPr="00AE3AF2" w:rsidRDefault="7F17A58D" w:rsidP="7F17A58D">
            <w:pPr>
              <w:jc w:val="both"/>
            </w:pPr>
            <w:r w:rsidRPr="00AE3AF2">
              <w:rPr>
                <w:rFonts w:ascii="Arial" w:eastAsia="Arial" w:hAnsi="Arial" w:cs="Arial"/>
                <w:sz w:val="24"/>
                <w:szCs w:val="24"/>
              </w:rPr>
              <w:t xml:space="preserve"> </w:t>
            </w:r>
            <w:r w:rsidR="007F3A28" w:rsidRPr="00AE3AF2">
              <w:rPr>
                <w:rFonts w:ascii="Arial" w:eastAsia="Arial" w:hAnsi="Arial" w:cs="Arial"/>
                <w:sz w:val="24"/>
                <w:szCs w:val="24"/>
              </w:rPr>
              <w:t>2</w:t>
            </w:r>
            <w:r w:rsidRPr="00AE3AF2">
              <w:rPr>
                <w:rFonts w:ascii="Arial" w:eastAsia="Arial" w:hAnsi="Arial" w:cs="Arial"/>
                <w:sz w:val="24"/>
                <w:szCs w:val="24"/>
              </w:rPr>
              <w:t xml:space="preserve"> - Sistema exibe na tela o formulário de </w:t>
            </w:r>
            <w:r w:rsidR="00D03418" w:rsidRPr="00AE3AF2">
              <w:rPr>
                <w:rFonts w:ascii="Arial" w:eastAsia="Arial" w:hAnsi="Arial" w:cs="Arial"/>
                <w:sz w:val="24"/>
                <w:szCs w:val="24"/>
              </w:rPr>
              <w:t>Colaboradores</w:t>
            </w:r>
          </w:p>
        </w:tc>
      </w:tr>
      <w:tr w:rsidR="7F17A58D" w:rsidRPr="00AE3AF2" w14:paraId="696C3C56"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3D9F9EA3" w14:textId="1B4D100D" w:rsidR="7F17A58D" w:rsidRPr="00AE3AF2" w:rsidRDefault="7F17A58D" w:rsidP="7F17A58D">
            <w:pPr>
              <w:jc w:val="both"/>
            </w:pPr>
            <w:r w:rsidRPr="00AE3AF2">
              <w:rPr>
                <w:rFonts w:ascii="Arial" w:eastAsia="Arial" w:hAnsi="Arial" w:cs="Arial"/>
                <w:sz w:val="24"/>
                <w:szCs w:val="24"/>
              </w:rPr>
              <w:t xml:space="preserve"> </w:t>
            </w:r>
            <w:r w:rsidR="007F3A28" w:rsidRPr="00AE3AF2">
              <w:rPr>
                <w:rFonts w:ascii="Arial" w:eastAsia="Arial" w:hAnsi="Arial" w:cs="Arial"/>
                <w:sz w:val="24"/>
                <w:szCs w:val="24"/>
              </w:rPr>
              <w:t>3</w:t>
            </w:r>
            <w:r w:rsidRPr="00AE3AF2">
              <w:rPr>
                <w:rFonts w:ascii="Arial" w:eastAsia="Arial" w:hAnsi="Arial" w:cs="Arial"/>
                <w:sz w:val="24"/>
                <w:szCs w:val="24"/>
              </w:rPr>
              <w:t xml:space="preserve"> - </w:t>
            </w:r>
            <w:r w:rsidRPr="00AE3AF2">
              <w:rPr>
                <w:rFonts w:ascii="Arial" w:eastAsia="Arial" w:hAnsi="Arial" w:cs="Arial"/>
                <w:color w:val="000000" w:themeColor="text1"/>
                <w:sz w:val="24"/>
                <w:szCs w:val="24"/>
              </w:rPr>
              <w:t xml:space="preserve">Usuário preenche as informações do </w:t>
            </w:r>
            <w:r w:rsidR="00D03418" w:rsidRPr="00AE3AF2">
              <w:rPr>
                <w:rFonts w:ascii="Arial" w:eastAsia="Arial" w:hAnsi="Arial" w:cs="Arial"/>
                <w:color w:val="000000" w:themeColor="text1"/>
                <w:sz w:val="24"/>
                <w:szCs w:val="24"/>
              </w:rPr>
              <w:t>Colaborador</w:t>
            </w:r>
            <w:r w:rsidRPr="00AE3AF2">
              <w:rPr>
                <w:rFonts w:ascii="Arial" w:eastAsia="Arial" w:hAnsi="Arial" w:cs="Arial"/>
                <w:color w:val="000000" w:themeColor="text1"/>
                <w:sz w:val="24"/>
                <w:szCs w:val="24"/>
              </w:rPr>
              <w:t xml:space="preserve"> (cargo, </w:t>
            </w:r>
            <w:r w:rsidR="020A7A3E" w:rsidRPr="00AE3AF2">
              <w:rPr>
                <w:rFonts w:ascii="Arial" w:eastAsia="Arial" w:hAnsi="Arial" w:cs="Arial"/>
                <w:color w:val="000000" w:themeColor="text1"/>
                <w:sz w:val="24"/>
                <w:szCs w:val="24"/>
              </w:rPr>
              <w:t xml:space="preserve">departamento, nome, </w:t>
            </w:r>
            <w:proofErr w:type="spellStart"/>
            <w:r w:rsidR="020A7A3E" w:rsidRPr="00AE3AF2">
              <w:rPr>
                <w:rFonts w:ascii="Arial" w:eastAsia="Arial" w:hAnsi="Arial" w:cs="Arial"/>
                <w:color w:val="000000" w:themeColor="text1"/>
                <w:sz w:val="24"/>
                <w:szCs w:val="24"/>
              </w:rPr>
              <w:t>cpf</w:t>
            </w:r>
            <w:proofErr w:type="spellEnd"/>
            <w:r w:rsidR="020A7A3E" w:rsidRPr="00AE3AF2">
              <w:rPr>
                <w:rFonts w:ascii="Arial" w:eastAsia="Arial" w:hAnsi="Arial" w:cs="Arial"/>
                <w:color w:val="000000" w:themeColor="text1"/>
                <w:sz w:val="24"/>
                <w:szCs w:val="24"/>
              </w:rPr>
              <w:t xml:space="preserve">, </w:t>
            </w:r>
            <w:proofErr w:type="spellStart"/>
            <w:r w:rsidR="020A7A3E" w:rsidRPr="00AE3AF2">
              <w:rPr>
                <w:rFonts w:ascii="Arial" w:eastAsia="Arial" w:hAnsi="Arial" w:cs="Arial"/>
                <w:color w:val="000000" w:themeColor="text1"/>
                <w:sz w:val="24"/>
                <w:szCs w:val="24"/>
              </w:rPr>
              <w:t>rg</w:t>
            </w:r>
            <w:proofErr w:type="spellEnd"/>
            <w:r w:rsidR="020A7A3E" w:rsidRPr="00AE3AF2">
              <w:rPr>
                <w:rFonts w:ascii="Arial" w:eastAsia="Arial" w:hAnsi="Arial" w:cs="Arial"/>
                <w:color w:val="000000" w:themeColor="text1"/>
                <w:sz w:val="24"/>
                <w:szCs w:val="24"/>
              </w:rPr>
              <w:t xml:space="preserve">, data de nascimento, </w:t>
            </w:r>
            <w:proofErr w:type="spellStart"/>
            <w:r w:rsidR="020A7A3E" w:rsidRPr="00AE3AF2">
              <w:rPr>
                <w:rFonts w:ascii="Arial" w:eastAsia="Arial" w:hAnsi="Arial" w:cs="Arial"/>
                <w:color w:val="000000" w:themeColor="text1"/>
                <w:sz w:val="24"/>
                <w:szCs w:val="24"/>
              </w:rPr>
              <w:t>ctps</w:t>
            </w:r>
            <w:proofErr w:type="spellEnd"/>
            <w:r w:rsidR="020A7A3E" w:rsidRPr="00AE3AF2">
              <w:rPr>
                <w:rFonts w:ascii="Arial" w:eastAsia="Arial" w:hAnsi="Arial" w:cs="Arial"/>
                <w:color w:val="000000" w:themeColor="text1"/>
                <w:sz w:val="24"/>
                <w:szCs w:val="24"/>
              </w:rPr>
              <w:t>, salário</w:t>
            </w:r>
            <w:r w:rsidRPr="00AE3AF2">
              <w:rPr>
                <w:rFonts w:ascii="Arial" w:eastAsia="Arial" w:hAnsi="Arial" w:cs="Arial"/>
                <w:color w:val="000000" w:themeColor="text1"/>
                <w:sz w:val="24"/>
                <w:szCs w:val="24"/>
              </w:rPr>
              <w:t>).</w:t>
            </w:r>
          </w:p>
        </w:tc>
        <w:tc>
          <w:tcPr>
            <w:tcW w:w="4245" w:type="dxa"/>
            <w:tcBorders>
              <w:top w:val="single" w:sz="8" w:space="0" w:color="auto"/>
              <w:left w:val="single" w:sz="8" w:space="0" w:color="auto"/>
              <w:bottom w:val="single" w:sz="8" w:space="0" w:color="auto"/>
              <w:right w:val="single" w:sz="8" w:space="0" w:color="auto"/>
            </w:tcBorders>
            <w:vAlign w:val="center"/>
          </w:tcPr>
          <w:p w14:paraId="0D8E6028" w14:textId="618ADF3B"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63AA52EC"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1DAFA64C" w14:textId="7A0CBF8B"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3BEF8D3E" w14:textId="283E8421" w:rsidR="7F17A58D" w:rsidRPr="00AE3AF2" w:rsidRDefault="7F17A58D" w:rsidP="7F17A58D">
            <w:pPr>
              <w:jc w:val="both"/>
            </w:pPr>
            <w:r w:rsidRPr="00AE3AF2">
              <w:rPr>
                <w:rFonts w:ascii="Arial" w:eastAsia="Arial" w:hAnsi="Arial" w:cs="Arial"/>
                <w:sz w:val="24"/>
                <w:szCs w:val="24"/>
              </w:rPr>
              <w:t xml:space="preserve"> </w:t>
            </w:r>
            <w:r w:rsidR="007F3A28" w:rsidRPr="00AE3AF2">
              <w:rPr>
                <w:rFonts w:ascii="Arial" w:eastAsia="Arial" w:hAnsi="Arial" w:cs="Arial"/>
                <w:sz w:val="24"/>
                <w:szCs w:val="24"/>
              </w:rPr>
              <w:t>4</w:t>
            </w:r>
            <w:r w:rsidRPr="00AE3AF2">
              <w:rPr>
                <w:rFonts w:ascii="Arial" w:eastAsia="Arial" w:hAnsi="Arial" w:cs="Arial"/>
                <w:sz w:val="24"/>
                <w:szCs w:val="24"/>
              </w:rPr>
              <w:t xml:space="preserve"> - Sistema valida se todos os campos estão preenchidos, retorna mensagem “Cadastro Efetuado com sucesso” e salva o registro. </w:t>
            </w:r>
          </w:p>
        </w:tc>
      </w:tr>
      <w:tr w:rsidR="7F17A58D" w:rsidRPr="00AE3AF2" w14:paraId="3C82856D" w14:textId="77777777" w:rsidTr="7F17A58D">
        <w:tc>
          <w:tcPr>
            <w:tcW w:w="8490" w:type="dxa"/>
            <w:gridSpan w:val="3"/>
            <w:tcBorders>
              <w:top w:val="single" w:sz="8" w:space="0" w:color="auto"/>
              <w:left w:val="nil"/>
              <w:bottom w:val="nil"/>
              <w:right w:val="nil"/>
            </w:tcBorders>
            <w:vAlign w:val="center"/>
          </w:tcPr>
          <w:p w14:paraId="2E7A576C" w14:textId="55068250" w:rsidR="7F17A58D" w:rsidRPr="00AE3AF2" w:rsidRDefault="7F17A58D" w:rsidP="7F17A58D">
            <w:pPr>
              <w:jc w:val="center"/>
            </w:pPr>
            <w:r w:rsidRPr="00AE3AF2">
              <w:rPr>
                <w:rFonts w:ascii="Arial" w:eastAsia="Arial" w:hAnsi="Arial" w:cs="Arial"/>
                <w:b/>
                <w:bCs/>
                <w:sz w:val="24"/>
                <w:szCs w:val="24"/>
              </w:rPr>
              <w:t>Alterar</w:t>
            </w:r>
          </w:p>
        </w:tc>
      </w:tr>
      <w:tr w:rsidR="7F17A58D" w:rsidRPr="00AE3AF2" w14:paraId="70D61860"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5CB04363" w14:textId="6367A794" w:rsidR="7F17A58D" w:rsidRPr="00AE3AF2" w:rsidRDefault="7F17A58D" w:rsidP="7F17A58D">
            <w:pPr>
              <w:jc w:val="both"/>
            </w:pPr>
            <w:r w:rsidRPr="00AE3AF2">
              <w:rPr>
                <w:rFonts w:ascii="Arial" w:eastAsia="Arial" w:hAnsi="Arial" w:cs="Arial"/>
                <w:sz w:val="24"/>
                <w:szCs w:val="24"/>
              </w:rPr>
              <w:t xml:space="preserve"> 1 - O usuário acessa a tela de informações Gerenciar </w:t>
            </w:r>
            <w:r w:rsidR="00D03418" w:rsidRPr="00AE3AF2">
              <w:rPr>
                <w:rFonts w:ascii="Arial" w:eastAsia="Arial" w:hAnsi="Arial" w:cs="Arial"/>
                <w:color w:val="000000" w:themeColor="text1"/>
                <w:sz w:val="24"/>
                <w:szCs w:val="24"/>
              </w:rPr>
              <w:t>Colaborador</w:t>
            </w:r>
          </w:p>
        </w:tc>
        <w:tc>
          <w:tcPr>
            <w:tcW w:w="4245" w:type="dxa"/>
            <w:tcBorders>
              <w:top w:val="single" w:sz="8" w:space="0" w:color="auto"/>
              <w:left w:val="single" w:sz="8" w:space="0" w:color="auto"/>
              <w:bottom w:val="single" w:sz="8" w:space="0" w:color="auto"/>
              <w:right w:val="single" w:sz="8" w:space="0" w:color="auto"/>
            </w:tcBorders>
            <w:vAlign w:val="center"/>
          </w:tcPr>
          <w:p w14:paraId="2AED9E94" w14:textId="4F742A51"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1C1657A1"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5506B0AF" w14:textId="3AD10C08"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698E3AD0" w14:textId="579FDE71" w:rsidR="7F17A58D" w:rsidRPr="00AE3AF2" w:rsidRDefault="7F17A58D" w:rsidP="7F17A58D">
            <w:pPr>
              <w:jc w:val="both"/>
            </w:pPr>
            <w:r w:rsidRPr="00AE3AF2">
              <w:rPr>
                <w:rFonts w:ascii="Arial" w:eastAsia="Arial" w:hAnsi="Arial" w:cs="Arial"/>
                <w:sz w:val="24"/>
                <w:szCs w:val="24"/>
              </w:rPr>
              <w:t xml:space="preserve"> 2 - Sistema exibe na tela uma lista com os </w:t>
            </w:r>
            <w:r w:rsidR="00D03418" w:rsidRPr="00AE3AF2">
              <w:rPr>
                <w:rFonts w:ascii="Arial" w:eastAsia="Arial" w:hAnsi="Arial" w:cs="Arial"/>
                <w:color w:val="000000" w:themeColor="text1"/>
                <w:sz w:val="24"/>
                <w:szCs w:val="24"/>
              </w:rPr>
              <w:t>Colaborador</w:t>
            </w:r>
          </w:p>
        </w:tc>
      </w:tr>
      <w:tr w:rsidR="7F17A58D" w:rsidRPr="00AE3AF2" w14:paraId="21FB999B"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6A9EBD81" w14:textId="68101651" w:rsidR="7F17A58D" w:rsidRPr="00AE3AF2" w:rsidRDefault="7F17A58D" w:rsidP="7F17A58D">
            <w:pPr>
              <w:jc w:val="both"/>
            </w:pPr>
            <w:r w:rsidRPr="00AE3AF2">
              <w:rPr>
                <w:rFonts w:ascii="Arial" w:eastAsia="Arial" w:hAnsi="Arial" w:cs="Arial"/>
                <w:sz w:val="24"/>
                <w:szCs w:val="24"/>
              </w:rPr>
              <w:lastRenderedPageBreak/>
              <w:t xml:space="preserve"> 3 - Usuário seleciona o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e clica em Alterar </w:t>
            </w:r>
            <w:r w:rsidR="00D03418" w:rsidRPr="00AE3AF2">
              <w:rPr>
                <w:rFonts w:ascii="Arial" w:eastAsia="Arial" w:hAnsi="Arial" w:cs="Arial"/>
                <w:color w:val="000000" w:themeColor="text1"/>
                <w:sz w:val="24"/>
                <w:szCs w:val="24"/>
              </w:rPr>
              <w:t>Colaborador</w:t>
            </w:r>
          </w:p>
        </w:tc>
        <w:tc>
          <w:tcPr>
            <w:tcW w:w="4245" w:type="dxa"/>
            <w:tcBorders>
              <w:top w:val="single" w:sz="8" w:space="0" w:color="auto"/>
              <w:left w:val="single" w:sz="8" w:space="0" w:color="auto"/>
              <w:bottom w:val="single" w:sz="8" w:space="0" w:color="auto"/>
              <w:right w:val="single" w:sz="8" w:space="0" w:color="auto"/>
            </w:tcBorders>
            <w:vAlign w:val="center"/>
          </w:tcPr>
          <w:p w14:paraId="17A7EFC2" w14:textId="19BC8544"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193CFE4A"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5A6A3173" w14:textId="5C137918"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399741B1" w14:textId="6EC39EFD" w:rsidR="7F17A58D" w:rsidRPr="00AE3AF2" w:rsidRDefault="7F17A58D" w:rsidP="7F17A58D">
            <w:pPr>
              <w:jc w:val="both"/>
            </w:pPr>
            <w:r w:rsidRPr="00AE3AF2">
              <w:rPr>
                <w:rFonts w:ascii="Arial" w:eastAsia="Arial" w:hAnsi="Arial" w:cs="Arial"/>
                <w:sz w:val="24"/>
                <w:szCs w:val="24"/>
              </w:rPr>
              <w:t xml:space="preserve"> 4 - Sistema exibe na tela o formulário de </w:t>
            </w:r>
            <w:r w:rsidR="00D03418" w:rsidRPr="00AE3AF2">
              <w:rPr>
                <w:rFonts w:ascii="Arial" w:eastAsia="Arial" w:hAnsi="Arial" w:cs="Arial"/>
                <w:sz w:val="24"/>
                <w:szCs w:val="24"/>
              </w:rPr>
              <w:t>Colaboradores</w:t>
            </w:r>
          </w:p>
        </w:tc>
      </w:tr>
      <w:tr w:rsidR="7F17A58D" w:rsidRPr="00AE3AF2" w14:paraId="0459E77A"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2C09E59E" w14:textId="41966698" w:rsidR="7F17A58D" w:rsidRPr="00AE3AF2" w:rsidRDefault="7F17A58D" w:rsidP="7F17A58D">
            <w:pPr>
              <w:jc w:val="both"/>
            </w:pPr>
            <w:r w:rsidRPr="00AE3AF2">
              <w:rPr>
                <w:rFonts w:ascii="Arial" w:eastAsia="Arial" w:hAnsi="Arial" w:cs="Arial"/>
                <w:sz w:val="24"/>
                <w:szCs w:val="24"/>
              </w:rPr>
              <w:t xml:space="preserve"> 5 - Usuário edita as informações desejadas e clica em Salvar</w:t>
            </w:r>
          </w:p>
        </w:tc>
        <w:tc>
          <w:tcPr>
            <w:tcW w:w="4245" w:type="dxa"/>
            <w:tcBorders>
              <w:top w:val="single" w:sz="8" w:space="0" w:color="auto"/>
              <w:left w:val="single" w:sz="8" w:space="0" w:color="auto"/>
              <w:bottom w:val="single" w:sz="8" w:space="0" w:color="auto"/>
              <w:right w:val="single" w:sz="8" w:space="0" w:color="auto"/>
            </w:tcBorders>
            <w:vAlign w:val="center"/>
          </w:tcPr>
          <w:p w14:paraId="4F693684" w14:textId="58C1F0E7"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6A4279EE"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2B4D4E86" w14:textId="3D2D2D04"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72C6D985" w14:textId="25932C83" w:rsidR="7F17A58D" w:rsidRPr="00AE3AF2" w:rsidRDefault="7F17A58D" w:rsidP="7F17A58D">
            <w:pPr>
              <w:jc w:val="both"/>
            </w:pPr>
            <w:r w:rsidRPr="00AE3AF2">
              <w:rPr>
                <w:rFonts w:ascii="Arial" w:eastAsia="Arial" w:hAnsi="Arial" w:cs="Arial"/>
                <w:sz w:val="24"/>
                <w:szCs w:val="24"/>
              </w:rPr>
              <w:t xml:space="preserve"> 6 - Sistema valida as informações, retorna mensagem “Alteração Efetuada com sucesso” e salva o registro. </w:t>
            </w:r>
          </w:p>
        </w:tc>
      </w:tr>
      <w:tr w:rsidR="7F17A58D" w:rsidRPr="00AE3AF2" w14:paraId="6738D412" w14:textId="77777777" w:rsidTr="7F17A58D">
        <w:tc>
          <w:tcPr>
            <w:tcW w:w="8490" w:type="dxa"/>
            <w:gridSpan w:val="3"/>
            <w:tcBorders>
              <w:top w:val="single" w:sz="8" w:space="0" w:color="auto"/>
              <w:left w:val="nil"/>
              <w:bottom w:val="nil"/>
              <w:right w:val="nil"/>
            </w:tcBorders>
          </w:tcPr>
          <w:p w14:paraId="598BA455" w14:textId="0B0EA385" w:rsidR="7F17A58D" w:rsidRPr="00AE3AF2" w:rsidRDefault="7F17A58D" w:rsidP="7F17A58D">
            <w:pPr>
              <w:jc w:val="center"/>
            </w:pPr>
            <w:r w:rsidRPr="00AE3AF2">
              <w:rPr>
                <w:rFonts w:ascii="Arial" w:eastAsia="Arial" w:hAnsi="Arial" w:cs="Arial"/>
                <w:b/>
                <w:bCs/>
                <w:sz w:val="24"/>
                <w:szCs w:val="24"/>
              </w:rPr>
              <w:t>Excluir</w:t>
            </w:r>
          </w:p>
        </w:tc>
      </w:tr>
      <w:tr w:rsidR="7F17A58D" w:rsidRPr="00AE3AF2" w14:paraId="0DFE7401"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07A2A30C" w14:textId="50F3956C" w:rsidR="7F17A58D" w:rsidRPr="00AE3AF2" w:rsidRDefault="7F17A58D" w:rsidP="7F17A58D">
            <w:pPr>
              <w:jc w:val="both"/>
            </w:pPr>
            <w:r w:rsidRPr="00AE3AF2">
              <w:rPr>
                <w:rFonts w:ascii="Arial" w:eastAsia="Arial" w:hAnsi="Arial" w:cs="Arial"/>
                <w:sz w:val="24"/>
                <w:szCs w:val="24"/>
              </w:rPr>
              <w:t xml:space="preserve"> 1 - O usuário acessa a tela de informações Gerenciar </w:t>
            </w:r>
            <w:r w:rsidR="00D03418" w:rsidRPr="00AE3AF2">
              <w:rPr>
                <w:rFonts w:ascii="Arial" w:eastAsia="Arial" w:hAnsi="Arial" w:cs="Arial"/>
                <w:sz w:val="24"/>
                <w:szCs w:val="24"/>
              </w:rPr>
              <w:t>Colaboradores</w:t>
            </w: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69CDBA83" w14:textId="38EF6397"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19D2A5E6"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4995FA2B" w14:textId="36CCDA76"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47EB2F4E" w14:textId="539BF4F1" w:rsidR="7F17A58D" w:rsidRPr="00AE3AF2" w:rsidRDefault="7F17A58D" w:rsidP="7F17A58D">
            <w:pPr>
              <w:jc w:val="both"/>
            </w:pPr>
            <w:r w:rsidRPr="00AE3AF2">
              <w:rPr>
                <w:rFonts w:ascii="Arial" w:eastAsia="Arial" w:hAnsi="Arial" w:cs="Arial"/>
                <w:sz w:val="24"/>
                <w:szCs w:val="24"/>
              </w:rPr>
              <w:t xml:space="preserve"> 2 - Sistema exibe na tela uma lista com os </w:t>
            </w:r>
            <w:r w:rsidR="00D03418" w:rsidRPr="00AE3AF2">
              <w:rPr>
                <w:rFonts w:ascii="Arial" w:eastAsia="Arial" w:hAnsi="Arial" w:cs="Arial"/>
                <w:sz w:val="24"/>
                <w:szCs w:val="24"/>
              </w:rPr>
              <w:t>colaboradores</w:t>
            </w:r>
          </w:p>
        </w:tc>
      </w:tr>
      <w:tr w:rsidR="7F17A58D" w:rsidRPr="00AE3AF2" w14:paraId="30A7BD49"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50B39AAD" w14:textId="291F1FCA" w:rsidR="7F17A58D" w:rsidRPr="00AE3AF2" w:rsidRDefault="7F17A58D" w:rsidP="7F17A58D">
            <w:pPr>
              <w:jc w:val="both"/>
            </w:pPr>
            <w:r w:rsidRPr="00AE3AF2">
              <w:rPr>
                <w:rFonts w:ascii="Arial" w:eastAsia="Arial" w:hAnsi="Arial" w:cs="Arial"/>
                <w:sz w:val="24"/>
                <w:szCs w:val="24"/>
              </w:rPr>
              <w:t xml:space="preserve"> 3 - Usuário seleciona o cargo e clica em Excluir </w:t>
            </w:r>
            <w:r w:rsidR="00D03418" w:rsidRPr="00AE3AF2">
              <w:rPr>
                <w:rFonts w:ascii="Arial" w:eastAsia="Arial" w:hAnsi="Arial" w:cs="Arial"/>
                <w:sz w:val="24"/>
                <w:szCs w:val="24"/>
              </w:rPr>
              <w:t>colaborador</w:t>
            </w:r>
          </w:p>
        </w:tc>
        <w:tc>
          <w:tcPr>
            <w:tcW w:w="4245" w:type="dxa"/>
            <w:tcBorders>
              <w:top w:val="single" w:sz="8" w:space="0" w:color="auto"/>
              <w:left w:val="single" w:sz="8" w:space="0" w:color="auto"/>
              <w:bottom w:val="single" w:sz="8" w:space="0" w:color="auto"/>
              <w:right w:val="single" w:sz="8" w:space="0" w:color="auto"/>
            </w:tcBorders>
            <w:vAlign w:val="center"/>
          </w:tcPr>
          <w:p w14:paraId="39835DAC" w14:textId="42DD1B7D"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56BB0BFF"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14A89BDD" w14:textId="24F8242F"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4B925A79" w14:textId="274CDF7F" w:rsidR="7F17A58D" w:rsidRPr="00AE3AF2" w:rsidRDefault="7F17A58D" w:rsidP="7F17A58D">
            <w:pPr>
              <w:jc w:val="both"/>
            </w:pPr>
            <w:r w:rsidRPr="00AE3AF2">
              <w:rPr>
                <w:rFonts w:ascii="Arial" w:eastAsia="Arial" w:hAnsi="Arial" w:cs="Arial"/>
                <w:sz w:val="24"/>
                <w:szCs w:val="24"/>
              </w:rPr>
              <w:t xml:space="preserve"> 4 - Sistema exibe uma tela para confirmar a exclusão. </w:t>
            </w:r>
          </w:p>
        </w:tc>
      </w:tr>
      <w:tr w:rsidR="7F17A58D" w:rsidRPr="00AE3AF2" w14:paraId="0F9D6ED3"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4FC3662F" w14:textId="7EB14ACB" w:rsidR="7F17A58D" w:rsidRPr="00AE3AF2" w:rsidRDefault="7F17A58D" w:rsidP="7F17A58D">
            <w:pPr>
              <w:jc w:val="both"/>
            </w:pPr>
            <w:r w:rsidRPr="00AE3AF2">
              <w:rPr>
                <w:rFonts w:ascii="Arial" w:eastAsia="Arial" w:hAnsi="Arial" w:cs="Arial"/>
                <w:color w:val="000000" w:themeColor="text1"/>
                <w:sz w:val="24"/>
                <w:szCs w:val="24"/>
              </w:rPr>
              <w:t xml:space="preserve"> 5 - Usuário confirma a exclusão </w:t>
            </w:r>
          </w:p>
        </w:tc>
        <w:tc>
          <w:tcPr>
            <w:tcW w:w="4245" w:type="dxa"/>
            <w:tcBorders>
              <w:top w:val="single" w:sz="8" w:space="0" w:color="auto"/>
              <w:left w:val="single" w:sz="8" w:space="0" w:color="auto"/>
              <w:bottom w:val="single" w:sz="8" w:space="0" w:color="auto"/>
              <w:right w:val="single" w:sz="8" w:space="0" w:color="auto"/>
            </w:tcBorders>
            <w:vAlign w:val="center"/>
          </w:tcPr>
          <w:p w14:paraId="10239B79" w14:textId="73A15BA1"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2D87E7E9"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011194E1" w14:textId="05E77718"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5AB333C6" w14:textId="7849E861" w:rsidR="7F17A58D" w:rsidRPr="00AE3AF2" w:rsidRDefault="7F17A58D" w:rsidP="7F17A58D">
            <w:pPr>
              <w:jc w:val="both"/>
            </w:pPr>
            <w:r w:rsidRPr="00AE3AF2">
              <w:rPr>
                <w:rFonts w:ascii="Arial" w:eastAsia="Arial" w:hAnsi="Arial" w:cs="Arial"/>
                <w:sz w:val="24"/>
                <w:szCs w:val="24"/>
              </w:rPr>
              <w:t xml:space="preserve"> 6 - </w:t>
            </w:r>
            <w:r w:rsidRPr="00AE3AF2">
              <w:rPr>
                <w:rFonts w:ascii="Arial" w:eastAsia="Arial" w:hAnsi="Arial" w:cs="Arial"/>
                <w:color w:val="000000" w:themeColor="text1"/>
                <w:sz w:val="24"/>
                <w:szCs w:val="24"/>
              </w:rPr>
              <w:t>Sistema exclui o registro e retorna mensagem “Exclusão efetuada com sucesso.”</w:t>
            </w:r>
          </w:p>
        </w:tc>
      </w:tr>
      <w:tr w:rsidR="7F17A58D" w:rsidRPr="00AE3AF2" w14:paraId="5AA8AEF1" w14:textId="77777777" w:rsidTr="7F17A58D">
        <w:tc>
          <w:tcPr>
            <w:tcW w:w="1695" w:type="dxa"/>
            <w:tcBorders>
              <w:top w:val="single" w:sz="8" w:space="0" w:color="auto"/>
              <w:left w:val="nil"/>
              <w:bottom w:val="nil"/>
              <w:right w:val="nil"/>
            </w:tcBorders>
            <w:vAlign w:val="center"/>
          </w:tcPr>
          <w:p w14:paraId="222E4FDB" w14:textId="7A4C102A" w:rsidR="7F17A58D" w:rsidRPr="00AE3AF2" w:rsidRDefault="7F17A58D"/>
        </w:tc>
        <w:tc>
          <w:tcPr>
            <w:tcW w:w="2550" w:type="dxa"/>
            <w:tcBorders>
              <w:top w:val="nil"/>
              <w:left w:val="nil"/>
              <w:bottom w:val="nil"/>
              <w:right w:val="nil"/>
            </w:tcBorders>
            <w:vAlign w:val="center"/>
          </w:tcPr>
          <w:p w14:paraId="1DEB3BC3" w14:textId="3E874D4B" w:rsidR="7F17A58D" w:rsidRPr="00AE3AF2" w:rsidRDefault="7F17A58D"/>
        </w:tc>
        <w:tc>
          <w:tcPr>
            <w:tcW w:w="4245" w:type="dxa"/>
            <w:tcBorders>
              <w:top w:val="single" w:sz="8" w:space="0" w:color="auto"/>
              <w:left w:val="nil"/>
              <w:bottom w:val="nil"/>
              <w:right w:val="nil"/>
            </w:tcBorders>
            <w:vAlign w:val="center"/>
          </w:tcPr>
          <w:p w14:paraId="6DAB9CCC" w14:textId="390332C3" w:rsidR="7F17A58D" w:rsidRPr="00AE3AF2" w:rsidRDefault="7F17A58D"/>
        </w:tc>
      </w:tr>
    </w:tbl>
    <w:p w14:paraId="23C3C6F4" w14:textId="77777777" w:rsidR="00AC0C4F" w:rsidRPr="00AE3AF2" w:rsidRDefault="7F17A58D" w:rsidP="00AC0C4F">
      <w:pPr>
        <w:rPr>
          <w:sz w:val="24"/>
          <w:szCs w:val="24"/>
        </w:rPr>
      </w:pPr>
      <w:r w:rsidRPr="00AE3AF2">
        <w:rPr>
          <w:rFonts w:ascii="Arial" w:eastAsia="Arial" w:hAnsi="Arial" w:cs="Arial"/>
          <w:sz w:val="24"/>
          <w:szCs w:val="24"/>
        </w:rPr>
        <w:t xml:space="preserve"> </w:t>
      </w:r>
      <w:r w:rsidR="00AC0C4F" w:rsidRPr="00AE3AF2">
        <w:rPr>
          <w:sz w:val="24"/>
          <w:szCs w:val="24"/>
        </w:rPr>
        <w:t>Fonte: Autoria Própria</w:t>
      </w:r>
    </w:p>
    <w:p w14:paraId="75485A70" w14:textId="1744BB82" w:rsidR="00F0296F" w:rsidRPr="00AE3AF2" w:rsidRDefault="00F0296F" w:rsidP="00B41A3C">
      <w:r w:rsidRPr="00AE3AF2">
        <w:br/>
      </w:r>
    </w:p>
    <w:p w14:paraId="74928635" w14:textId="762C1A5E" w:rsidR="00F0296F" w:rsidRPr="00AE3AF2" w:rsidRDefault="7F17A58D" w:rsidP="7F17A58D">
      <w:pPr>
        <w:spacing w:line="360" w:lineRule="auto"/>
        <w:jc w:val="center"/>
      </w:pPr>
      <w:r w:rsidRPr="00AE3AF2">
        <w:rPr>
          <w:rFonts w:ascii="Arial" w:eastAsia="Arial" w:hAnsi="Arial" w:cs="Arial"/>
          <w:color w:val="404040" w:themeColor="text1" w:themeTint="BF"/>
          <w:sz w:val="24"/>
          <w:szCs w:val="24"/>
        </w:rPr>
        <w:t xml:space="preserve">Quadro </w:t>
      </w:r>
      <w:r w:rsidR="2F3EAC70" w:rsidRPr="00AE3AF2">
        <w:rPr>
          <w:rFonts w:ascii="Arial" w:eastAsia="Arial" w:hAnsi="Arial" w:cs="Arial"/>
          <w:color w:val="404040" w:themeColor="text1" w:themeTint="BF"/>
          <w:sz w:val="24"/>
          <w:szCs w:val="24"/>
        </w:rPr>
        <w:t>8</w:t>
      </w:r>
      <w:r w:rsidRPr="00AE3AF2">
        <w:rPr>
          <w:rFonts w:ascii="Arial" w:eastAsia="Arial" w:hAnsi="Arial" w:cs="Arial"/>
          <w:color w:val="404040" w:themeColor="text1" w:themeTint="BF"/>
          <w:sz w:val="24"/>
          <w:szCs w:val="24"/>
        </w:rPr>
        <w:t xml:space="preserve"> - Descrição do Caso de Uso Gerenciar </w:t>
      </w:r>
      <w:r w:rsidRPr="0024410B">
        <w:rPr>
          <w:rFonts w:ascii="Arial" w:eastAsia="Arial" w:hAnsi="Arial" w:cs="Arial"/>
          <w:color w:val="404040" w:themeColor="text1" w:themeTint="BF"/>
          <w:sz w:val="24"/>
          <w:szCs w:val="24"/>
          <w:highlight w:val="yellow"/>
        </w:rPr>
        <w:t>Cargo</w:t>
      </w:r>
      <w:r w:rsidR="0024410B" w:rsidRPr="0024410B">
        <w:rPr>
          <w:rFonts w:ascii="Arial" w:eastAsia="Arial" w:hAnsi="Arial" w:cs="Arial"/>
          <w:color w:val="404040" w:themeColor="text1" w:themeTint="BF"/>
          <w:sz w:val="24"/>
          <w:szCs w:val="24"/>
          <w:highlight w:val="yellow"/>
        </w:rPr>
        <w:t>s</w:t>
      </w:r>
    </w:p>
    <w:tbl>
      <w:tblPr>
        <w:tblW w:w="0" w:type="auto"/>
        <w:tblInd w:w="9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695"/>
        <w:gridCol w:w="2550"/>
        <w:gridCol w:w="4245"/>
      </w:tblGrid>
      <w:tr w:rsidR="7F17A58D" w:rsidRPr="00AE3AF2" w14:paraId="5B2470C8" w14:textId="77777777" w:rsidTr="7F17A58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71CEF510" w14:textId="3705D65E" w:rsidR="7F17A58D" w:rsidRPr="00AE3AF2" w:rsidRDefault="7F17A58D">
            <w:r w:rsidRPr="00AE3AF2">
              <w:rPr>
                <w:rFonts w:ascii="Arial" w:eastAsia="Arial" w:hAnsi="Arial" w:cs="Arial"/>
                <w:b/>
                <w:bCs/>
                <w:sz w:val="24"/>
                <w:szCs w:val="24"/>
              </w:rPr>
              <w:t xml:space="preserve"> Caso de Uso</w:t>
            </w:r>
          </w:p>
        </w:tc>
        <w:tc>
          <w:tcPr>
            <w:tcW w:w="6795" w:type="dxa"/>
            <w:gridSpan w:val="2"/>
            <w:tcBorders>
              <w:top w:val="single" w:sz="8" w:space="0" w:color="auto"/>
              <w:left w:val="single" w:sz="8" w:space="0" w:color="auto"/>
              <w:bottom w:val="single" w:sz="8" w:space="0" w:color="auto"/>
              <w:right w:val="single" w:sz="8" w:space="0" w:color="auto"/>
            </w:tcBorders>
          </w:tcPr>
          <w:p w14:paraId="5838ED78" w14:textId="64BFCCD2" w:rsidR="7F17A58D" w:rsidRPr="00AE3AF2" w:rsidRDefault="7F17A58D">
            <w:r w:rsidRPr="00AE3AF2">
              <w:rPr>
                <w:rFonts w:ascii="Arial" w:eastAsia="Arial" w:hAnsi="Arial" w:cs="Arial"/>
                <w:sz w:val="24"/>
                <w:szCs w:val="24"/>
              </w:rPr>
              <w:t xml:space="preserve"> </w:t>
            </w:r>
            <w:proofErr w:type="spellStart"/>
            <w:r w:rsidRPr="00AE3AF2">
              <w:rPr>
                <w:rFonts w:ascii="Arial" w:eastAsia="Arial" w:hAnsi="Arial" w:cs="Arial"/>
                <w:sz w:val="24"/>
                <w:szCs w:val="24"/>
              </w:rPr>
              <w:t>RF7</w:t>
            </w:r>
            <w:proofErr w:type="spellEnd"/>
            <w:r w:rsidRPr="00AE3AF2">
              <w:rPr>
                <w:rFonts w:ascii="Arial" w:eastAsia="Arial" w:hAnsi="Arial" w:cs="Arial"/>
                <w:sz w:val="24"/>
                <w:szCs w:val="24"/>
              </w:rPr>
              <w:t>: Gerenciar Cargos</w:t>
            </w:r>
          </w:p>
        </w:tc>
      </w:tr>
      <w:tr w:rsidR="7F17A58D" w:rsidRPr="00AE3AF2" w14:paraId="13F37D7F" w14:textId="77777777" w:rsidTr="7F17A58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7EDD4B4B" w14:textId="1FB4F550" w:rsidR="7F17A58D" w:rsidRPr="00AE3AF2" w:rsidRDefault="7F17A58D">
            <w:r w:rsidRPr="00AE3AF2">
              <w:rPr>
                <w:rFonts w:ascii="Arial" w:eastAsia="Arial" w:hAnsi="Arial" w:cs="Arial"/>
                <w:b/>
                <w:bCs/>
                <w:color w:val="000000" w:themeColor="text1"/>
                <w:sz w:val="24"/>
                <w:szCs w:val="24"/>
              </w:rPr>
              <w:t xml:space="preserve"> Ator Principal</w:t>
            </w:r>
          </w:p>
        </w:tc>
        <w:tc>
          <w:tcPr>
            <w:tcW w:w="6795" w:type="dxa"/>
            <w:gridSpan w:val="2"/>
            <w:tcBorders>
              <w:top w:val="single" w:sz="8" w:space="0" w:color="auto"/>
              <w:left w:val="single" w:sz="8" w:space="0" w:color="auto"/>
              <w:bottom w:val="single" w:sz="8" w:space="0" w:color="auto"/>
              <w:right w:val="single" w:sz="8" w:space="0" w:color="auto"/>
            </w:tcBorders>
          </w:tcPr>
          <w:p w14:paraId="2A86B6FD" w14:textId="116A0E8F" w:rsidR="7F17A58D" w:rsidRPr="00AE3AF2" w:rsidRDefault="7F17A58D">
            <w:r w:rsidRPr="00AE3AF2">
              <w:rPr>
                <w:rFonts w:ascii="Arial" w:eastAsia="Arial" w:hAnsi="Arial" w:cs="Arial"/>
                <w:sz w:val="24"/>
                <w:szCs w:val="24"/>
              </w:rPr>
              <w:t>Colaborador do RH</w:t>
            </w:r>
          </w:p>
        </w:tc>
      </w:tr>
      <w:tr w:rsidR="7F17A58D" w:rsidRPr="00AE3AF2" w14:paraId="12201AB6" w14:textId="77777777" w:rsidTr="7F17A58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40C7EF5C" w14:textId="1AA75282" w:rsidR="7F17A58D" w:rsidRPr="00AE3AF2" w:rsidRDefault="7F17A58D">
            <w:r w:rsidRPr="00AE3AF2">
              <w:rPr>
                <w:rFonts w:ascii="Arial" w:eastAsia="Arial" w:hAnsi="Arial" w:cs="Arial"/>
                <w:b/>
                <w:bCs/>
                <w:color w:val="000000" w:themeColor="text1"/>
                <w:sz w:val="24"/>
                <w:szCs w:val="24"/>
              </w:rPr>
              <w:t xml:space="preserve"> Ator Secundário</w:t>
            </w:r>
          </w:p>
        </w:tc>
        <w:tc>
          <w:tcPr>
            <w:tcW w:w="6795" w:type="dxa"/>
            <w:gridSpan w:val="2"/>
            <w:tcBorders>
              <w:top w:val="single" w:sz="8" w:space="0" w:color="auto"/>
              <w:left w:val="single" w:sz="8" w:space="0" w:color="auto"/>
              <w:bottom w:val="single" w:sz="8" w:space="0" w:color="auto"/>
              <w:right w:val="single" w:sz="8" w:space="0" w:color="auto"/>
            </w:tcBorders>
          </w:tcPr>
          <w:p w14:paraId="54EEA97D" w14:textId="2C2E88DA" w:rsidR="7F17A58D" w:rsidRPr="00AE3AF2" w:rsidRDefault="7F17A58D"/>
        </w:tc>
      </w:tr>
      <w:tr w:rsidR="7F17A58D" w:rsidRPr="00AE3AF2" w14:paraId="3EC1807E" w14:textId="77777777" w:rsidTr="7F17A58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03AA0BB" w14:textId="343F6871" w:rsidR="7F17A58D" w:rsidRPr="00AE3AF2" w:rsidRDefault="7F17A58D">
            <w:r w:rsidRPr="00AE3AF2">
              <w:rPr>
                <w:rFonts w:ascii="Arial" w:eastAsia="Arial" w:hAnsi="Arial" w:cs="Arial"/>
                <w:b/>
                <w:bCs/>
                <w:color w:val="000000" w:themeColor="text1"/>
                <w:sz w:val="24"/>
                <w:szCs w:val="24"/>
              </w:rPr>
              <w:t xml:space="preserve"> Pré-condição</w:t>
            </w:r>
          </w:p>
        </w:tc>
        <w:tc>
          <w:tcPr>
            <w:tcW w:w="6795" w:type="dxa"/>
            <w:gridSpan w:val="2"/>
            <w:tcBorders>
              <w:top w:val="single" w:sz="8" w:space="0" w:color="auto"/>
              <w:left w:val="single" w:sz="8" w:space="0" w:color="auto"/>
              <w:bottom w:val="single" w:sz="8" w:space="0" w:color="auto"/>
              <w:right w:val="single" w:sz="8" w:space="0" w:color="auto"/>
            </w:tcBorders>
          </w:tcPr>
          <w:p w14:paraId="6ECC6858" w14:textId="3E28CD50" w:rsidR="7F17A58D" w:rsidRPr="00AE3AF2" w:rsidRDefault="7F17A58D">
            <w:r w:rsidRPr="00AE3AF2">
              <w:rPr>
                <w:rFonts w:ascii="Arial" w:eastAsia="Arial" w:hAnsi="Arial" w:cs="Arial"/>
                <w:sz w:val="24"/>
                <w:szCs w:val="24"/>
              </w:rPr>
              <w:t xml:space="preserve"> O usuário deverá estar logado.</w:t>
            </w:r>
          </w:p>
        </w:tc>
      </w:tr>
      <w:tr w:rsidR="7F17A58D" w:rsidRPr="00AE3AF2" w14:paraId="7B0925AF" w14:textId="77777777" w:rsidTr="7F17A58D">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0A380B33" w14:textId="0ADCF9E3" w:rsidR="7F17A58D" w:rsidRPr="00AE3AF2" w:rsidRDefault="7F17A58D">
            <w:r w:rsidRPr="00AE3AF2">
              <w:rPr>
                <w:rFonts w:ascii="Arial" w:eastAsia="Arial" w:hAnsi="Arial" w:cs="Arial"/>
                <w:b/>
                <w:bCs/>
                <w:color w:val="000000" w:themeColor="text1"/>
                <w:sz w:val="24"/>
                <w:szCs w:val="24"/>
              </w:rPr>
              <w:t xml:space="preserve"> Pós-condição</w:t>
            </w:r>
          </w:p>
        </w:tc>
        <w:tc>
          <w:tcPr>
            <w:tcW w:w="6795" w:type="dxa"/>
            <w:gridSpan w:val="2"/>
            <w:tcBorders>
              <w:top w:val="single" w:sz="8" w:space="0" w:color="auto"/>
              <w:left w:val="single" w:sz="8" w:space="0" w:color="auto"/>
              <w:bottom w:val="single" w:sz="8" w:space="0" w:color="auto"/>
              <w:right w:val="single" w:sz="8" w:space="0" w:color="auto"/>
            </w:tcBorders>
          </w:tcPr>
          <w:p w14:paraId="23299130" w14:textId="57B64B68" w:rsidR="7F17A58D" w:rsidRPr="00AE3AF2" w:rsidRDefault="7F17A58D"/>
        </w:tc>
      </w:tr>
      <w:tr w:rsidR="7F17A58D" w:rsidRPr="00AE3AF2" w14:paraId="45D3C700" w14:textId="77777777" w:rsidTr="7F17A58D">
        <w:tc>
          <w:tcPr>
            <w:tcW w:w="4245" w:type="dxa"/>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D1A396E" w14:textId="40DC6D5D" w:rsidR="7F17A58D" w:rsidRPr="00AE3AF2" w:rsidRDefault="7F17A58D" w:rsidP="7F17A58D">
            <w:pPr>
              <w:jc w:val="center"/>
            </w:pPr>
            <w:r w:rsidRPr="00AE3AF2">
              <w:rPr>
                <w:rFonts w:ascii="Arial" w:eastAsia="Arial" w:hAnsi="Arial" w:cs="Arial"/>
                <w:b/>
                <w:bCs/>
                <w:color w:val="000000" w:themeColor="text1"/>
                <w:sz w:val="24"/>
                <w:szCs w:val="24"/>
              </w:rPr>
              <w:t>Ações do Ator</w:t>
            </w:r>
          </w:p>
        </w:tc>
        <w:tc>
          <w:tcPr>
            <w:tcW w:w="42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93ADD0A" w14:textId="61B3E97F" w:rsidR="7F17A58D" w:rsidRPr="00AE3AF2" w:rsidRDefault="7F17A58D" w:rsidP="7F17A58D">
            <w:pPr>
              <w:jc w:val="center"/>
            </w:pPr>
            <w:r w:rsidRPr="00AE3AF2">
              <w:rPr>
                <w:rFonts w:ascii="Arial" w:eastAsia="Arial" w:hAnsi="Arial" w:cs="Arial"/>
                <w:b/>
                <w:bCs/>
                <w:color w:val="000000" w:themeColor="text1"/>
                <w:sz w:val="24"/>
                <w:szCs w:val="24"/>
              </w:rPr>
              <w:t>Ações do Sistema</w:t>
            </w:r>
          </w:p>
        </w:tc>
      </w:tr>
      <w:tr w:rsidR="7F17A58D" w:rsidRPr="00AE3AF2" w14:paraId="4281B8F9" w14:textId="77777777" w:rsidTr="7F17A58D">
        <w:tc>
          <w:tcPr>
            <w:tcW w:w="8490" w:type="dxa"/>
            <w:gridSpan w:val="3"/>
            <w:tcBorders>
              <w:top w:val="single" w:sz="8" w:space="0" w:color="auto"/>
              <w:left w:val="nil"/>
              <w:bottom w:val="nil"/>
              <w:right w:val="nil"/>
            </w:tcBorders>
          </w:tcPr>
          <w:p w14:paraId="6BAE5FA8" w14:textId="7E9D0444" w:rsidR="7F17A58D" w:rsidRPr="00AE3AF2" w:rsidRDefault="7F17A58D" w:rsidP="7F17A58D">
            <w:pPr>
              <w:jc w:val="center"/>
            </w:pPr>
            <w:r w:rsidRPr="00AE3AF2">
              <w:rPr>
                <w:rFonts w:ascii="Arial" w:eastAsia="Arial" w:hAnsi="Arial" w:cs="Arial"/>
                <w:b/>
                <w:bCs/>
                <w:sz w:val="24"/>
                <w:szCs w:val="24"/>
              </w:rPr>
              <w:t>Cadastrar</w:t>
            </w:r>
          </w:p>
        </w:tc>
      </w:tr>
      <w:tr w:rsidR="7F17A58D" w:rsidRPr="00AE3AF2" w14:paraId="0B92FE1A"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165CBCDD" w14:textId="45CF60F1" w:rsidR="7F17A58D" w:rsidRPr="00AE3AF2" w:rsidRDefault="7F17A58D" w:rsidP="7F17A58D">
            <w:pPr>
              <w:jc w:val="both"/>
            </w:pPr>
            <w:r w:rsidRPr="00AE3AF2">
              <w:rPr>
                <w:rFonts w:ascii="Arial" w:eastAsia="Arial" w:hAnsi="Arial" w:cs="Arial"/>
                <w:sz w:val="24"/>
                <w:szCs w:val="24"/>
              </w:rPr>
              <w:t xml:space="preserve"> 1 - O usuário acessa a tela de informações Gerenciar Cargos </w:t>
            </w:r>
            <w:r w:rsidR="007F3A28" w:rsidRPr="00AE3AF2">
              <w:rPr>
                <w:rFonts w:ascii="Arial" w:eastAsia="Arial" w:hAnsi="Arial" w:cs="Arial"/>
                <w:sz w:val="24"/>
                <w:szCs w:val="24"/>
              </w:rPr>
              <w:t>e Cadastrar Cargos</w:t>
            </w:r>
          </w:p>
        </w:tc>
        <w:tc>
          <w:tcPr>
            <w:tcW w:w="4245" w:type="dxa"/>
            <w:tcBorders>
              <w:top w:val="single" w:sz="8" w:space="0" w:color="auto"/>
              <w:left w:val="single" w:sz="8" w:space="0" w:color="auto"/>
              <w:bottom w:val="single" w:sz="8" w:space="0" w:color="auto"/>
              <w:right w:val="single" w:sz="8" w:space="0" w:color="auto"/>
            </w:tcBorders>
            <w:vAlign w:val="center"/>
          </w:tcPr>
          <w:p w14:paraId="601A4BB7" w14:textId="5515F147"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5332ED6C"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6802AC6C" w14:textId="4199366F" w:rsidR="7F17A58D" w:rsidRPr="00AE3AF2" w:rsidRDefault="7F17A58D" w:rsidP="7F17A58D">
            <w:pPr>
              <w:jc w:val="both"/>
            </w:pPr>
            <w:r w:rsidRPr="00AE3AF2">
              <w:rPr>
                <w:rFonts w:ascii="Arial" w:eastAsia="Arial" w:hAnsi="Arial" w:cs="Arial"/>
                <w:sz w:val="24"/>
                <w:szCs w:val="24"/>
              </w:rPr>
              <w:lastRenderedPageBreak/>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6247689C" w14:textId="5FB70A5E" w:rsidR="7F17A58D" w:rsidRPr="00AE3AF2" w:rsidRDefault="7F17A58D" w:rsidP="7F17A58D">
            <w:pPr>
              <w:jc w:val="both"/>
            </w:pPr>
            <w:r w:rsidRPr="00AE3AF2">
              <w:rPr>
                <w:rFonts w:ascii="Arial" w:eastAsia="Arial" w:hAnsi="Arial" w:cs="Arial"/>
                <w:sz w:val="24"/>
                <w:szCs w:val="24"/>
              </w:rPr>
              <w:t xml:space="preserve"> </w:t>
            </w:r>
            <w:r w:rsidR="007F3A28" w:rsidRPr="00AE3AF2">
              <w:rPr>
                <w:rFonts w:ascii="Arial" w:eastAsia="Arial" w:hAnsi="Arial" w:cs="Arial"/>
                <w:sz w:val="24"/>
                <w:szCs w:val="24"/>
              </w:rPr>
              <w:t>2</w:t>
            </w:r>
            <w:r w:rsidRPr="00AE3AF2">
              <w:rPr>
                <w:rFonts w:ascii="Arial" w:eastAsia="Arial" w:hAnsi="Arial" w:cs="Arial"/>
                <w:sz w:val="24"/>
                <w:szCs w:val="24"/>
              </w:rPr>
              <w:t xml:space="preserve"> - Sistema exibe na tela o formulário Cargos</w:t>
            </w:r>
          </w:p>
        </w:tc>
      </w:tr>
      <w:tr w:rsidR="7F17A58D" w:rsidRPr="00AE3AF2" w14:paraId="74EC1E55"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54C7FA1C" w14:textId="0A89F20B" w:rsidR="7F17A58D" w:rsidRPr="00AE3AF2" w:rsidRDefault="7F17A58D" w:rsidP="7F17A58D">
            <w:pPr>
              <w:jc w:val="both"/>
            </w:pPr>
            <w:r w:rsidRPr="00AE3AF2">
              <w:rPr>
                <w:rFonts w:ascii="Arial" w:eastAsia="Arial" w:hAnsi="Arial" w:cs="Arial"/>
                <w:sz w:val="24"/>
                <w:szCs w:val="24"/>
              </w:rPr>
              <w:t xml:space="preserve"> </w:t>
            </w:r>
            <w:r w:rsidR="007F3A28" w:rsidRPr="00AE3AF2">
              <w:rPr>
                <w:rFonts w:ascii="Arial" w:eastAsia="Arial" w:hAnsi="Arial" w:cs="Arial"/>
                <w:sz w:val="24"/>
                <w:szCs w:val="24"/>
              </w:rPr>
              <w:t>3</w:t>
            </w:r>
            <w:r w:rsidRPr="00AE3AF2">
              <w:rPr>
                <w:rFonts w:ascii="Arial" w:eastAsia="Arial" w:hAnsi="Arial" w:cs="Arial"/>
                <w:sz w:val="24"/>
                <w:szCs w:val="24"/>
              </w:rPr>
              <w:t xml:space="preserve"> - </w:t>
            </w:r>
            <w:r w:rsidRPr="00AE3AF2">
              <w:rPr>
                <w:rFonts w:ascii="Arial" w:eastAsia="Arial" w:hAnsi="Arial" w:cs="Arial"/>
                <w:color w:val="000000" w:themeColor="text1"/>
                <w:sz w:val="24"/>
                <w:szCs w:val="24"/>
              </w:rPr>
              <w:t xml:space="preserve">Usuário preenche as informações do cargo (nome, </w:t>
            </w:r>
            <w:r w:rsidR="020A7A3E" w:rsidRPr="00AE3AF2">
              <w:rPr>
                <w:rFonts w:ascii="Arial" w:eastAsia="Arial" w:hAnsi="Arial" w:cs="Arial"/>
                <w:color w:val="000000" w:themeColor="text1"/>
                <w:sz w:val="24"/>
                <w:szCs w:val="24"/>
              </w:rPr>
              <w:t xml:space="preserve">descrição, </w:t>
            </w:r>
            <w:r w:rsidR="0024410B" w:rsidRPr="00AE3AF2">
              <w:rPr>
                <w:rFonts w:ascii="Arial" w:eastAsia="Arial" w:hAnsi="Arial" w:cs="Arial"/>
                <w:color w:val="000000" w:themeColor="text1"/>
                <w:sz w:val="24"/>
                <w:szCs w:val="24"/>
              </w:rPr>
              <w:t>salário-mínimo</w:t>
            </w:r>
            <w:r w:rsidR="020A7A3E" w:rsidRPr="00AE3AF2">
              <w:rPr>
                <w:rFonts w:ascii="Arial" w:eastAsia="Arial" w:hAnsi="Arial" w:cs="Arial"/>
                <w:color w:val="000000" w:themeColor="text1"/>
                <w:sz w:val="24"/>
                <w:szCs w:val="24"/>
              </w:rPr>
              <w:t xml:space="preserve"> e máximo para o cargo</w:t>
            </w:r>
            <w:r w:rsidRPr="00AE3AF2">
              <w:rPr>
                <w:rFonts w:ascii="Arial" w:eastAsia="Arial" w:hAnsi="Arial" w:cs="Arial"/>
                <w:color w:val="000000" w:themeColor="text1"/>
                <w:sz w:val="24"/>
                <w:szCs w:val="24"/>
              </w:rPr>
              <w:t>).</w:t>
            </w:r>
          </w:p>
        </w:tc>
        <w:tc>
          <w:tcPr>
            <w:tcW w:w="4245" w:type="dxa"/>
            <w:tcBorders>
              <w:top w:val="single" w:sz="8" w:space="0" w:color="auto"/>
              <w:left w:val="single" w:sz="8" w:space="0" w:color="auto"/>
              <w:bottom w:val="single" w:sz="8" w:space="0" w:color="auto"/>
              <w:right w:val="single" w:sz="8" w:space="0" w:color="auto"/>
            </w:tcBorders>
            <w:vAlign w:val="center"/>
          </w:tcPr>
          <w:p w14:paraId="69A1A335" w14:textId="5315558D"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19F5327D"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735E65DE" w14:textId="3040D229"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57104F85" w14:textId="0D659B97" w:rsidR="7F17A58D" w:rsidRPr="00AE3AF2" w:rsidRDefault="7F17A58D" w:rsidP="7F17A58D">
            <w:pPr>
              <w:jc w:val="both"/>
            </w:pPr>
            <w:r w:rsidRPr="00AE3AF2">
              <w:rPr>
                <w:rFonts w:ascii="Arial" w:eastAsia="Arial" w:hAnsi="Arial" w:cs="Arial"/>
                <w:sz w:val="24"/>
                <w:szCs w:val="24"/>
              </w:rPr>
              <w:t xml:space="preserve"> </w:t>
            </w:r>
            <w:r w:rsidR="007F3A28" w:rsidRPr="00AE3AF2">
              <w:rPr>
                <w:rFonts w:ascii="Arial" w:eastAsia="Arial" w:hAnsi="Arial" w:cs="Arial"/>
                <w:sz w:val="24"/>
                <w:szCs w:val="24"/>
              </w:rPr>
              <w:t>4</w:t>
            </w:r>
            <w:r w:rsidRPr="00AE3AF2">
              <w:rPr>
                <w:rFonts w:ascii="Arial" w:eastAsia="Arial" w:hAnsi="Arial" w:cs="Arial"/>
                <w:sz w:val="24"/>
                <w:szCs w:val="24"/>
              </w:rPr>
              <w:t xml:space="preserve"> - Sistema valida se todos os campos estão preenchidos, retorna mensagem “Cadastro Efetuado com sucesso” e salva o registro. </w:t>
            </w:r>
          </w:p>
        </w:tc>
      </w:tr>
      <w:tr w:rsidR="7F17A58D" w:rsidRPr="00AE3AF2" w14:paraId="5743E875" w14:textId="77777777" w:rsidTr="7F17A58D">
        <w:tc>
          <w:tcPr>
            <w:tcW w:w="8490" w:type="dxa"/>
            <w:gridSpan w:val="3"/>
            <w:tcBorders>
              <w:top w:val="single" w:sz="8" w:space="0" w:color="auto"/>
              <w:left w:val="nil"/>
              <w:bottom w:val="nil"/>
              <w:right w:val="nil"/>
            </w:tcBorders>
            <w:vAlign w:val="center"/>
          </w:tcPr>
          <w:p w14:paraId="3210BFEB" w14:textId="15D11DA4" w:rsidR="7F17A58D" w:rsidRPr="00AE3AF2" w:rsidRDefault="7F17A58D" w:rsidP="7F17A58D">
            <w:pPr>
              <w:jc w:val="center"/>
            </w:pPr>
            <w:r w:rsidRPr="00AE3AF2">
              <w:rPr>
                <w:rFonts w:ascii="Arial" w:eastAsia="Arial" w:hAnsi="Arial" w:cs="Arial"/>
                <w:b/>
                <w:bCs/>
                <w:sz w:val="24"/>
                <w:szCs w:val="24"/>
              </w:rPr>
              <w:t>Alterar</w:t>
            </w:r>
          </w:p>
        </w:tc>
      </w:tr>
      <w:tr w:rsidR="7F17A58D" w:rsidRPr="00AE3AF2" w14:paraId="131731BC"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0D7E7E57" w14:textId="5E449B7A" w:rsidR="7F17A58D" w:rsidRPr="00AE3AF2" w:rsidRDefault="7F17A58D" w:rsidP="7F17A58D">
            <w:pPr>
              <w:jc w:val="both"/>
            </w:pPr>
            <w:r w:rsidRPr="00AE3AF2">
              <w:rPr>
                <w:rFonts w:ascii="Arial" w:eastAsia="Arial" w:hAnsi="Arial" w:cs="Arial"/>
                <w:sz w:val="24"/>
                <w:szCs w:val="24"/>
              </w:rPr>
              <w:t xml:space="preserve"> 1 - O usuário acessa a tela de informações Gerenciar Cargos </w:t>
            </w:r>
          </w:p>
        </w:tc>
        <w:tc>
          <w:tcPr>
            <w:tcW w:w="4245" w:type="dxa"/>
            <w:tcBorders>
              <w:top w:val="single" w:sz="8" w:space="0" w:color="auto"/>
              <w:left w:val="single" w:sz="8" w:space="0" w:color="auto"/>
              <w:bottom w:val="single" w:sz="8" w:space="0" w:color="auto"/>
              <w:right w:val="single" w:sz="8" w:space="0" w:color="auto"/>
            </w:tcBorders>
            <w:vAlign w:val="center"/>
          </w:tcPr>
          <w:p w14:paraId="0642D9FA" w14:textId="5125D53E"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13BD1BB0"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304D0B0A" w14:textId="21798EA3"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348722AB" w14:textId="06F0B58A" w:rsidR="7F17A58D" w:rsidRPr="00AE3AF2" w:rsidRDefault="7F17A58D" w:rsidP="7F17A58D">
            <w:pPr>
              <w:jc w:val="both"/>
            </w:pPr>
            <w:r w:rsidRPr="00AE3AF2">
              <w:rPr>
                <w:rFonts w:ascii="Arial" w:eastAsia="Arial" w:hAnsi="Arial" w:cs="Arial"/>
                <w:sz w:val="24"/>
                <w:szCs w:val="24"/>
              </w:rPr>
              <w:t xml:space="preserve"> 2 - Sistema exibe na tela uma lista com os cargos</w:t>
            </w:r>
          </w:p>
        </w:tc>
      </w:tr>
      <w:tr w:rsidR="7F17A58D" w:rsidRPr="00AE3AF2" w14:paraId="6C6CB4D9"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28807C61" w14:textId="423E7FA7" w:rsidR="7F17A58D" w:rsidRPr="00AE3AF2" w:rsidRDefault="7F17A58D" w:rsidP="7F17A58D">
            <w:pPr>
              <w:jc w:val="both"/>
            </w:pPr>
            <w:r w:rsidRPr="00AE3AF2">
              <w:rPr>
                <w:rFonts w:ascii="Arial" w:eastAsia="Arial" w:hAnsi="Arial" w:cs="Arial"/>
                <w:sz w:val="24"/>
                <w:szCs w:val="24"/>
              </w:rPr>
              <w:t xml:space="preserve"> 3 - Usuário seleciona o cargo e clica em Alterar Cargo</w:t>
            </w:r>
          </w:p>
        </w:tc>
        <w:tc>
          <w:tcPr>
            <w:tcW w:w="4245" w:type="dxa"/>
            <w:tcBorders>
              <w:top w:val="single" w:sz="8" w:space="0" w:color="auto"/>
              <w:left w:val="single" w:sz="8" w:space="0" w:color="auto"/>
              <w:bottom w:val="single" w:sz="8" w:space="0" w:color="auto"/>
              <w:right w:val="single" w:sz="8" w:space="0" w:color="auto"/>
            </w:tcBorders>
            <w:vAlign w:val="center"/>
          </w:tcPr>
          <w:p w14:paraId="2828B4E1" w14:textId="388019BC"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280099B0"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2FA21255" w14:textId="040D39C0"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6AE9E166" w14:textId="75A8E7AB" w:rsidR="7F17A58D" w:rsidRPr="00AE3AF2" w:rsidRDefault="7F17A58D" w:rsidP="7F17A58D">
            <w:pPr>
              <w:jc w:val="both"/>
            </w:pPr>
            <w:r w:rsidRPr="00AE3AF2">
              <w:rPr>
                <w:rFonts w:ascii="Arial" w:eastAsia="Arial" w:hAnsi="Arial" w:cs="Arial"/>
                <w:sz w:val="24"/>
                <w:szCs w:val="24"/>
              </w:rPr>
              <w:t xml:space="preserve"> 4 - Sistema exibe na tela o formulário de Cargo</w:t>
            </w:r>
          </w:p>
        </w:tc>
      </w:tr>
      <w:tr w:rsidR="7F17A58D" w:rsidRPr="00AE3AF2" w14:paraId="65F3B943"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5501F10A" w14:textId="74A0FE8C" w:rsidR="7F17A58D" w:rsidRPr="00AE3AF2" w:rsidRDefault="7F17A58D" w:rsidP="7F17A58D">
            <w:pPr>
              <w:jc w:val="both"/>
            </w:pPr>
            <w:r w:rsidRPr="00AE3AF2">
              <w:rPr>
                <w:rFonts w:ascii="Arial" w:eastAsia="Arial" w:hAnsi="Arial" w:cs="Arial"/>
                <w:sz w:val="24"/>
                <w:szCs w:val="24"/>
              </w:rPr>
              <w:t xml:space="preserve"> 5 - Usuário edita as informações desejadas e clica em Salvar</w:t>
            </w:r>
          </w:p>
        </w:tc>
        <w:tc>
          <w:tcPr>
            <w:tcW w:w="4245" w:type="dxa"/>
            <w:tcBorders>
              <w:top w:val="single" w:sz="8" w:space="0" w:color="auto"/>
              <w:left w:val="single" w:sz="8" w:space="0" w:color="auto"/>
              <w:bottom w:val="single" w:sz="8" w:space="0" w:color="auto"/>
              <w:right w:val="single" w:sz="8" w:space="0" w:color="auto"/>
            </w:tcBorders>
            <w:vAlign w:val="center"/>
          </w:tcPr>
          <w:p w14:paraId="7050764A" w14:textId="77D18374"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423F4D20"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554D2AC4" w14:textId="00856FE2"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74DE62A9" w14:textId="0D4290C1" w:rsidR="7F17A58D" w:rsidRPr="00AE3AF2" w:rsidRDefault="7F17A58D" w:rsidP="7F17A58D">
            <w:pPr>
              <w:jc w:val="both"/>
            </w:pPr>
            <w:r w:rsidRPr="00AE3AF2">
              <w:rPr>
                <w:rFonts w:ascii="Arial" w:eastAsia="Arial" w:hAnsi="Arial" w:cs="Arial"/>
                <w:sz w:val="24"/>
                <w:szCs w:val="24"/>
              </w:rPr>
              <w:t xml:space="preserve"> 6 - Sistema valida as informações, retorna mensagem “Alteração Efetuada com sucesso” e salva o registro. </w:t>
            </w:r>
          </w:p>
        </w:tc>
      </w:tr>
      <w:tr w:rsidR="7F17A58D" w:rsidRPr="00AE3AF2" w14:paraId="6511F985" w14:textId="77777777" w:rsidTr="7F17A58D">
        <w:tc>
          <w:tcPr>
            <w:tcW w:w="8490" w:type="dxa"/>
            <w:gridSpan w:val="3"/>
            <w:tcBorders>
              <w:top w:val="single" w:sz="8" w:space="0" w:color="auto"/>
              <w:left w:val="nil"/>
              <w:bottom w:val="nil"/>
              <w:right w:val="nil"/>
            </w:tcBorders>
          </w:tcPr>
          <w:p w14:paraId="1B625B26" w14:textId="0AED07AB" w:rsidR="7F17A58D" w:rsidRPr="00AE3AF2" w:rsidRDefault="7F17A58D" w:rsidP="7F17A58D">
            <w:pPr>
              <w:jc w:val="center"/>
            </w:pPr>
            <w:r w:rsidRPr="00AE3AF2">
              <w:rPr>
                <w:rFonts w:ascii="Arial" w:eastAsia="Arial" w:hAnsi="Arial" w:cs="Arial"/>
                <w:b/>
                <w:bCs/>
                <w:sz w:val="24"/>
                <w:szCs w:val="24"/>
              </w:rPr>
              <w:t>Excluir</w:t>
            </w:r>
          </w:p>
        </w:tc>
      </w:tr>
      <w:tr w:rsidR="7F17A58D" w:rsidRPr="00AE3AF2" w14:paraId="2DC98816"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6120B3B3" w14:textId="0E19A030" w:rsidR="7F17A58D" w:rsidRPr="00AE3AF2" w:rsidRDefault="7F17A58D" w:rsidP="7F17A58D">
            <w:pPr>
              <w:jc w:val="both"/>
            </w:pPr>
            <w:r w:rsidRPr="00AE3AF2">
              <w:rPr>
                <w:rFonts w:ascii="Arial" w:eastAsia="Arial" w:hAnsi="Arial" w:cs="Arial"/>
                <w:sz w:val="24"/>
                <w:szCs w:val="24"/>
              </w:rPr>
              <w:t xml:space="preserve"> 1 - O usuário acessa a tela de informações Gerenciar Cargos </w:t>
            </w:r>
          </w:p>
        </w:tc>
        <w:tc>
          <w:tcPr>
            <w:tcW w:w="4245" w:type="dxa"/>
            <w:tcBorders>
              <w:top w:val="single" w:sz="8" w:space="0" w:color="auto"/>
              <w:left w:val="single" w:sz="8" w:space="0" w:color="auto"/>
              <w:bottom w:val="single" w:sz="8" w:space="0" w:color="auto"/>
              <w:right w:val="single" w:sz="8" w:space="0" w:color="auto"/>
            </w:tcBorders>
            <w:vAlign w:val="center"/>
          </w:tcPr>
          <w:p w14:paraId="1060E632" w14:textId="7884E7EB"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4080C811"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6AD41C58" w14:textId="789FB68C"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20AB4A6C" w14:textId="2B45297D" w:rsidR="7F17A58D" w:rsidRPr="00AE3AF2" w:rsidRDefault="7F17A58D" w:rsidP="7F17A58D">
            <w:pPr>
              <w:jc w:val="both"/>
            </w:pPr>
            <w:r w:rsidRPr="00AE3AF2">
              <w:rPr>
                <w:rFonts w:ascii="Arial" w:eastAsia="Arial" w:hAnsi="Arial" w:cs="Arial"/>
                <w:sz w:val="24"/>
                <w:szCs w:val="24"/>
              </w:rPr>
              <w:t xml:space="preserve"> 2 - Sistema exibe na tela uma lista com os cargos</w:t>
            </w:r>
          </w:p>
        </w:tc>
      </w:tr>
      <w:tr w:rsidR="7F17A58D" w:rsidRPr="00AE3AF2" w14:paraId="7B02F12C"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4E2060C6" w14:textId="199AA2A6" w:rsidR="7F17A58D" w:rsidRPr="00AE3AF2" w:rsidRDefault="7F17A58D" w:rsidP="7F17A58D">
            <w:pPr>
              <w:jc w:val="both"/>
            </w:pPr>
            <w:r w:rsidRPr="00AE3AF2">
              <w:rPr>
                <w:rFonts w:ascii="Arial" w:eastAsia="Arial" w:hAnsi="Arial" w:cs="Arial"/>
                <w:sz w:val="24"/>
                <w:szCs w:val="24"/>
              </w:rPr>
              <w:t xml:space="preserve"> 3 - Usuário seleciona o cargo e clica em Excluir cargo</w:t>
            </w:r>
          </w:p>
        </w:tc>
        <w:tc>
          <w:tcPr>
            <w:tcW w:w="4245" w:type="dxa"/>
            <w:tcBorders>
              <w:top w:val="single" w:sz="8" w:space="0" w:color="auto"/>
              <w:left w:val="single" w:sz="8" w:space="0" w:color="auto"/>
              <w:bottom w:val="single" w:sz="8" w:space="0" w:color="auto"/>
              <w:right w:val="single" w:sz="8" w:space="0" w:color="auto"/>
            </w:tcBorders>
            <w:vAlign w:val="center"/>
          </w:tcPr>
          <w:p w14:paraId="58DC1FFD" w14:textId="4AAE063E"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1B597842"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3992D953" w14:textId="5DA96B95"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30B3B6A4" w14:textId="5009CAC7" w:rsidR="7F17A58D" w:rsidRPr="00AE3AF2" w:rsidRDefault="7F17A58D" w:rsidP="7F17A58D">
            <w:pPr>
              <w:jc w:val="both"/>
            </w:pPr>
            <w:r w:rsidRPr="00AE3AF2">
              <w:rPr>
                <w:rFonts w:ascii="Arial" w:eastAsia="Arial" w:hAnsi="Arial" w:cs="Arial"/>
                <w:sz w:val="24"/>
                <w:szCs w:val="24"/>
              </w:rPr>
              <w:t xml:space="preserve"> 4 - Sistema exibe uma tela para confirmar a exclusão. </w:t>
            </w:r>
          </w:p>
        </w:tc>
      </w:tr>
      <w:tr w:rsidR="7F17A58D" w:rsidRPr="00AE3AF2" w14:paraId="1DA4BCFC"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06A65438" w14:textId="57E85596" w:rsidR="7F17A58D" w:rsidRPr="00AE3AF2" w:rsidRDefault="7F17A58D" w:rsidP="7F17A58D">
            <w:pPr>
              <w:jc w:val="both"/>
            </w:pPr>
            <w:r w:rsidRPr="00AE3AF2">
              <w:rPr>
                <w:rFonts w:ascii="Arial" w:eastAsia="Arial" w:hAnsi="Arial" w:cs="Arial"/>
                <w:color w:val="000000" w:themeColor="text1"/>
                <w:sz w:val="24"/>
                <w:szCs w:val="24"/>
              </w:rPr>
              <w:t xml:space="preserve"> 5 - Usuário confirma a exclusão </w:t>
            </w:r>
          </w:p>
        </w:tc>
        <w:tc>
          <w:tcPr>
            <w:tcW w:w="4245" w:type="dxa"/>
            <w:tcBorders>
              <w:top w:val="single" w:sz="8" w:space="0" w:color="auto"/>
              <w:left w:val="single" w:sz="8" w:space="0" w:color="auto"/>
              <w:bottom w:val="single" w:sz="8" w:space="0" w:color="auto"/>
              <w:right w:val="single" w:sz="8" w:space="0" w:color="auto"/>
            </w:tcBorders>
            <w:vAlign w:val="center"/>
          </w:tcPr>
          <w:p w14:paraId="4EA7AC2D" w14:textId="244206E0"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5F2719B3"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4724C255" w14:textId="2A2BBA17"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37312DBB" w14:textId="118D3875" w:rsidR="7F17A58D" w:rsidRPr="00AE3AF2" w:rsidRDefault="7F17A58D" w:rsidP="7F17A58D">
            <w:pPr>
              <w:jc w:val="both"/>
            </w:pPr>
            <w:r w:rsidRPr="00AE3AF2">
              <w:rPr>
                <w:rFonts w:ascii="Arial" w:eastAsia="Arial" w:hAnsi="Arial" w:cs="Arial"/>
                <w:sz w:val="24"/>
                <w:szCs w:val="24"/>
              </w:rPr>
              <w:t xml:space="preserve"> 6 - </w:t>
            </w:r>
            <w:r w:rsidRPr="00AE3AF2">
              <w:rPr>
                <w:rFonts w:ascii="Arial" w:eastAsia="Arial" w:hAnsi="Arial" w:cs="Arial"/>
                <w:color w:val="000000" w:themeColor="text1"/>
                <w:sz w:val="24"/>
                <w:szCs w:val="24"/>
              </w:rPr>
              <w:t>Sistema exclui o registro e retorna mensagem “Exclusão efetuada com sucesso.”</w:t>
            </w:r>
          </w:p>
        </w:tc>
      </w:tr>
      <w:tr w:rsidR="7F17A58D" w:rsidRPr="00AE3AF2" w14:paraId="78467B75" w14:textId="77777777" w:rsidTr="7F17A58D">
        <w:tc>
          <w:tcPr>
            <w:tcW w:w="1695" w:type="dxa"/>
            <w:tcBorders>
              <w:top w:val="single" w:sz="8" w:space="0" w:color="auto"/>
              <w:left w:val="nil"/>
              <w:bottom w:val="nil"/>
              <w:right w:val="nil"/>
            </w:tcBorders>
            <w:vAlign w:val="center"/>
          </w:tcPr>
          <w:p w14:paraId="6D39C9D6" w14:textId="316F789E" w:rsidR="7F17A58D" w:rsidRPr="00AE3AF2" w:rsidRDefault="7F17A58D"/>
        </w:tc>
        <w:tc>
          <w:tcPr>
            <w:tcW w:w="2550" w:type="dxa"/>
            <w:tcBorders>
              <w:top w:val="nil"/>
              <w:left w:val="nil"/>
              <w:bottom w:val="nil"/>
              <w:right w:val="nil"/>
            </w:tcBorders>
            <w:vAlign w:val="center"/>
          </w:tcPr>
          <w:p w14:paraId="1DDC56B9" w14:textId="5E7D2A66" w:rsidR="7F17A58D" w:rsidRPr="00AE3AF2" w:rsidRDefault="7F17A58D"/>
        </w:tc>
        <w:tc>
          <w:tcPr>
            <w:tcW w:w="4245" w:type="dxa"/>
            <w:tcBorders>
              <w:top w:val="single" w:sz="8" w:space="0" w:color="auto"/>
              <w:left w:val="nil"/>
              <w:bottom w:val="nil"/>
              <w:right w:val="nil"/>
            </w:tcBorders>
            <w:vAlign w:val="center"/>
          </w:tcPr>
          <w:p w14:paraId="73FFF275" w14:textId="402CC349" w:rsidR="7F17A58D" w:rsidRPr="00AE3AF2" w:rsidRDefault="7F17A58D"/>
        </w:tc>
      </w:tr>
    </w:tbl>
    <w:p w14:paraId="1EFBBC15" w14:textId="77777777" w:rsidR="00AC0C4F" w:rsidRPr="00AE3AF2" w:rsidRDefault="7F17A58D" w:rsidP="00AC0C4F">
      <w:pPr>
        <w:rPr>
          <w:sz w:val="24"/>
          <w:szCs w:val="24"/>
        </w:rPr>
      </w:pPr>
      <w:r w:rsidRPr="00AE3AF2">
        <w:rPr>
          <w:rFonts w:ascii="Arial" w:eastAsia="Arial" w:hAnsi="Arial" w:cs="Arial"/>
          <w:sz w:val="24"/>
          <w:szCs w:val="24"/>
        </w:rPr>
        <w:t xml:space="preserve"> </w:t>
      </w:r>
      <w:r w:rsidR="00AC0C4F" w:rsidRPr="00AE3AF2">
        <w:rPr>
          <w:sz w:val="24"/>
          <w:szCs w:val="24"/>
        </w:rPr>
        <w:t>Fonte: Autoria Própria</w:t>
      </w:r>
    </w:p>
    <w:p w14:paraId="51078BD1" w14:textId="3A6B270E" w:rsidR="00F0296F" w:rsidRPr="00AE3AF2" w:rsidRDefault="00F0296F" w:rsidP="00F0296F"/>
    <w:p w14:paraId="78E5B016" w14:textId="473DB521" w:rsidR="00F0296F" w:rsidRPr="00AE3AF2" w:rsidRDefault="00F0296F" w:rsidP="7F17A58D">
      <w:pPr>
        <w:spacing w:line="257" w:lineRule="auto"/>
      </w:pPr>
      <w:r w:rsidRPr="00AE3AF2">
        <w:br/>
      </w:r>
    </w:p>
    <w:p w14:paraId="7CBDD4A5" w14:textId="2063465E" w:rsidR="00F0296F" w:rsidRPr="00AE3AF2" w:rsidRDefault="7F17A58D" w:rsidP="7F17A58D">
      <w:pPr>
        <w:spacing w:line="257" w:lineRule="auto"/>
      </w:pPr>
      <w:r w:rsidRPr="00AE3AF2">
        <w:rPr>
          <w:rFonts w:ascii="Arial" w:eastAsia="Arial" w:hAnsi="Arial" w:cs="Arial"/>
          <w:sz w:val="24"/>
          <w:szCs w:val="24"/>
        </w:rPr>
        <w:t xml:space="preserve"> </w:t>
      </w:r>
    </w:p>
    <w:p w14:paraId="0A3853C5" w14:textId="6E94C128" w:rsidR="00F0296F" w:rsidRPr="00AE3AF2" w:rsidRDefault="7F17A58D" w:rsidP="7F17A58D">
      <w:pPr>
        <w:spacing w:line="360" w:lineRule="auto"/>
        <w:jc w:val="center"/>
      </w:pPr>
      <w:r w:rsidRPr="00AE3AF2">
        <w:rPr>
          <w:rFonts w:ascii="Arial" w:eastAsia="Arial" w:hAnsi="Arial" w:cs="Arial"/>
          <w:color w:val="404040" w:themeColor="text1" w:themeTint="BF"/>
          <w:sz w:val="24"/>
          <w:szCs w:val="24"/>
        </w:rPr>
        <w:t xml:space="preserve">Quadro </w:t>
      </w:r>
      <w:r w:rsidR="2F3EAC70" w:rsidRPr="00AE3AF2">
        <w:rPr>
          <w:rFonts w:ascii="Arial" w:eastAsia="Arial" w:hAnsi="Arial" w:cs="Arial"/>
          <w:color w:val="404040" w:themeColor="text1" w:themeTint="BF"/>
          <w:sz w:val="24"/>
          <w:szCs w:val="24"/>
        </w:rPr>
        <w:t>9</w:t>
      </w:r>
      <w:r w:rsidRPr="00AE3AF2">
        <w:rPr>
          <w:rFonts w:ascii="Arial" w:eastAsia="Arial" w:hAnsi="Arial" w:cs="Arial"/>
          <w:color w:val="404040" w:themeColor="text1" w:themeTint="BF"/>
          <w:sz w:val="24"/>
          <w:szCs w:val="24"/>
        </w:rPr>
        <w:t xml:space="preserve"> - Descrição do Caso de Uso Visualizar Avaliação Colaborador</w:t>
      </w:r>
    </w:p>
    <w:tbl>
      <w:tblPr>
        <w:tblW w:w="0" w:type="auto"/>
        <w:tblInd w:w="9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695"/>
        <w:gridCol w:w="2550"/>
        <w:gridCol w:w="4245"/>
      </w:tblGrid>
      <w:tr w:rsidR="7F17A58D" w:rsidRPr="00AE3AF2" w14:paraId="4E2BDE6E" w14:textId="77777777" w:rsidTr="69D804B8">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4EA6ACBF" w14:textId="0DC1B0D2" w:rsidR="7F17A58D" w:rsidRPr="00AE3AF2" w:rsidRDefault="7F17A58D">
            <w:r w:rsidRPr="00AE3AF2">
              <w:rPr>
                <w:rFonts w:ascii="Arial" w:eastAsia="Arial" w:hAnsi="Arial" w:cs="Arial"/>
                <w:b/>
                <w:bCs/>
                <w:sz w:val="24"/>
                <w:szCs w:val="24"/>
              </w:rPr>
              <w:lastRenderedPageBreak/>
              <w:t xml:space="preserve"> Caso de Uso</w:t>
            </w:r>
          </w:p>
        </w:tc>
        <w:tc>
          <w:tcPr>
            <w:tcW w:w="6795" w:type="dxa"/>
            <w:gridSpan w:val="2"/>
            <w:tcBorders>
              <w:top w:val="single" w:sz="8" w:space="0" w:color="auto"/>
              <w:left w:val="single" w:sz="8" w:space="0" w:color="auto"/>
              <w:bottom w:val="single" w:sz="8" w:space="0" w:color="auto"/>
              <w:right w:val="single" w:sz="8" w:space="0" w:color="auto"/>
            </w:tcBorders>
          </w:tcPr>
          <w:p w14:paraId="7F2DA994" w14:textId="6EC3B9E4" w:rsidR="7F17A58D" w:rsidRPr="00AE3AF2" w:rsidRDefault="7F17A58D">
            <w:proofErr w:type="spellStart"/>
            <w:r w:rsidRPr="00AE3AF2">
              <w:rPr>
                <w:rFonts w:ascii="Arial" w:eastAsia="Arial" w:hAnsi="Arial" w:cs="Arial"/>
                <w:sz w:val="24"/>
                <w:szCs w:val="24"/>
              </w:rPr>
              <w:t>RF8</w:t>
            </w:r>
            <w:proofErr w:type="spellEnd"/>
            <w:r w:rsidRPr="00AE3AF2">
              <w:rPr>
                <w:rFonts w:ascii="Arial" w:eastAsia="Arial" w:hAnsi="Arial" w:cs="Arial"/>
                <w:sz w:val="24"/>
                <w:szCs w:val="24"/>
              </w:rPr>
              <w:t xml:space="preserve">: </w:t>
            </w:r>
            <w:r w:rsidRPr="00AE3AF2">
              <w:t xml:space="preserve"> </w:t>
            </w:r>
            <w:r w:rsidRPr="00AE3AF2">
              <w:rPr>
                <w:rFonts w:ascii="Arial" w:eastAsia="Arial" w:hAnsi="Arial" w:cs="Arial"/>
                <w:sz w:val="24"/>
                <w:szCs w:val="24"/>
              </w:rPr>
              <w:t>Visualizar Avaliação Colaborador</w:t>
            </w:r>
          </w:p>
        </w:tc>
      </w:tr>
      <w:tr w:rsidR="7F17A58D" w:rsidRPr="00AE3AF2" w14:paraId="57EC9B72" w14:textId="77777777" w:rsidTr="69D804B8">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1E6AB0C0" w14:textId="43EFF17C" w:rsidR="7F17A58D" w:rsidRPr="00AE3AF2" w:rsidRDefault="7F17A58D">
            <w:r w:rsidRPr="00AE3AF2">
              <w:rPr>
                <w:rFonts w:ascii="Arial" w:eastAsia="Arial" w:hAnsi="Arial" w:cs="Arial"/>
                <w:b/>
                <w:bCs/>
                <w:color w:val="000000" w:themeColor="text1"/>
                <w:sz w:val="24"/>
                <w:szCs w:val="24"/>
              </w:rPr>
              <w:t xml:space="preserve"> Ator Principal</w:t>
            </w:r>
          </w:p>
        </w:tc>
        <w:tc>
          <w:tcPr>
            <w:tcW w:w="6795" w:type="dxa"/>
            <w:gridSpan w:val="2"/>
            <w:tcBorders>
              <w:top w:val="single" w:sz="8" w:space="0" w:color="auto"/>
              <w:left w:val="single" w:sz="8" w:space="0" w:color="auto"/>
              <w:bottom w:val="single" w:sz="8" w:space="0" w:color="auto"/>
              <w:right w:val="single" w:sz="8" w:space="0" w:color="auto"/>
            </w:tcBorders>
          </w:tcPr>
          <w:p w14:paraId="12733984" w14:textId="02B78E01" w:rsidR="7F17A58D" w:rsidRPr="00AE3AF2" w:rsidRDefault="0024410B">
            <w:r w:rsidRPr="0024410B">
              <w:rPr>
                <w:rFonts w:ascii="Arial" w:eastAsia="Arial" w:hAnsi="Arial" w:cs="Arial"/>
                <w:sz w:val="24"/>
                <w:szCs w:val="24"/>
                <w:highlight w:val="yellow"/>
              </w:rPr>
              <w:t>Gestor</w:t>
            </w:r>
          </w:p>
        </w:tc>
      </w:tr>
      <w:tr w:rsidR="7F17A58D" w:rsidRPr="00AE3AF2" w14:paraId="2F34356E" w14:textId="77777777" w:rsidTr="69D804B8">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0C8B9449" w14:textId="6301560A" w:rsidR="7F17A58D" w:rsidRPr="00AE3AF2" w:rsidRDefault="7F17A58D">
            <w:r w:rsidRPr="00AE3AF2">
              <w:rPr>
                <w:rFonts w:ascii="Arial" w:eastAsia="Arial" w:hAnsi="Arial" w:cs="Arial"/>
                <w:b/>
                <w:bCs/>
                <w:color w:val="000000" w:themeColor="text1"/>
                <w:sz w:val="24"/>
                <w:szCs w:val="24"/>
              </w:rPr>
              <w:t xml:space="preserve"> Ator Secundário</w:t>
            </w:r>
          </w:p>
        </w:tc>
        <w:tc>
          <w:tcPr>
            <w:tcW w:w="6795" w:type="dxa"/>
            <w:gridSpan w:val="2"/>
            <w:tcBorders>
              <w:top w:val="single" w:sz="8" w:space="0" w:color="auto"/>
              <w:left w:val="single" w:sz="8" w:space="0" w:color="auto"/>
              <w:bottom w:val="single" w:sz="8" w:space="0" w:color="auto"/>
              <w:right w:val="single" w:sz="8" w:space="0" w:color="auto"/>
            </w:tcBorders>
          </w:tcPr>
          <w:p w14:paraId="076E51F0" w14:textId="54571A28" w:rsidR="7F17A58D" w:rsidRPr="00AE3AF2" w:rsidRDefault="7F17A58D"/>
        </w:tc>
      </w:tr>
      <w:tr w:rsidR="7F17A58D" w:rsidRPr="00AE3AF2" w14:paraId="31982193" w14:textId="77777777" w:rsidTr="69D804B8">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29D8BCC" w14:textId="36B4A3AC" w:rsidR="7F17A58D" w:rsidRPr="00AE3AF2" w:rsidRDefault="7F17A58D">
            <w:r w:rsidRPr="00AE3AF2">
              <w:rPr>
                <w:rFonts w:ascii="Arial" w:eastAsia="Arial" w:hAnsi="Arial" w:cs="Arial"/>
                <w:b/>
                <w:bCs/>
                <w:color w:val="000000" w:themeColor="text1"/>
                <w:sz w:val="24"/>
                <w:szCs w:val="24"/>
              </w:rPr>
              <w:t xml:space="preserve"> Pré-condição</w:t>
            </w:r>
          </w:p>
        </w:tc>
        <w:tc>
          <w:tcPr>
            <w:tcW w:w="6795" w:type="dxa"/>
            <w:gridSpan w:val="2"/>
            <w:tcBorders>
              <w:top w:val="single" w:sz="8" w:space="0" w:color="auto"/>
              <w:left w:val="single" w:sz="8" w:space="0" w:color="auto"/>
              <w:bottom w:val="single" w:sz="8" w:space="0" w:color="auto"/>
              <w:right w:val="single" w:sz="8" w:space="0" w:color="auto"/>
            </w:tcBorders>
          </w:tcPr>
          <w:p w14:paraId="74234018" w14:textId="5637FE6C" w:rsidR="7F17A58D" w:rsidRPr="00AE3AF2" w:rsidRDefault="7F17A58D" w:rsidP="69D804B8">
            <w:pPr>
              <w:rPr>
                <w:rFonts w:ascii="Arial" w:eastAsia="Arial" w:hAnsi="Arial" w:cs="Arial"/>
                <w:sz w:val="24"/>
                <w:szCs w:val="24"/>
                <w:highlight w:val="yellow"/>
              </w:rPr>
            </w:pPr>
            <w:r w:rsidRPr="00AE3AF2">
              <w:rPr>
                <w:rFonts w:ascii="Arial" w:eastAsia="Arial" w:hAnsi="Arial" w:cs="Arial"/>
                <w:sz w:val="24"/>
                <w:szCs w:val="24"/>
              </w:rPr>
              <w:t>O usuário deverá estar logado.</w:t>
            </w:r>
            <w:r w:rsidR="4F14B89B" w:rsidRPr="00AE3AF2">
              <w:rPr>
                <w:rFonts w:ascii="Arial" w:eastAsia="Arial" w:hAnsi="Arial" w:cs="Arial"/>
                <w:sz w:val="24"/>
                <w:szCs w:val="24"/>
              </w:rPr>
              <w:t xml:space="preserve"> Deve haver colaborador com avaliação.</w:t>
            </w:r>
          </w:p>
        </w:tc>
      </w:tr>
      <w:tr w:rsidR="7F17A58D" w:rsidRPr="00AE3AF2" w14:paraId="421B59B9" w14:textId="77777777" w:rsidTr="69D804B8">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6FCE492" w14:textId="78786B29" w:rsidR="7F17A58D" w:rsidRPr="00AE3AF2" w:rsidRDefault="7F17A58D">
            <w:r w:rsidRPr="00AE3AF2">
              <w:rPr>
                <w:rFonts w:ascii="Arial" w:eastAsia="Arial" w:hAnsi="Arial" w:cs="Arial"/>
                <w:b/>
                <w:bCs/>
                <w:color w:val="000000" w:themeColor="text1"/>
                <w:sz w:val="24"/>
                <w:szCs w:val="24"/>
              </w:rPr>
              <w:t xml:space="preserve"> Pós-condição</w:t>
            </w:r>
          </w:p>
        </w:tc>
        <w:tc>
          <w:tcPr>
            <w:tcW w:w="6795" w:type="dxa"/>
            <w:gridSpan w:val="2"/>
            <w:tcBorders>
              <w:top w:val="single" w:sz="8" w:space="0" w:color="auto"/>
              <w:left w:val="single" w:sz="8" w:space="0" w:color="auto"/>
              <w:bottom w:val="single" w:sz="8" w:space="0" w:color="auto"/>
              <w:right w:val="single" w:sz="8" w:space="0" w:color="auto"/>
            </w:tcBorders>
          </w:tcPr>
          <w:p w14:paraId="570A9565" w14:textId="32C4FCA9" w:rsidR="7F17A58D" w:rsidRPr="00AE3AF2" w:rsidRDefault="7F17A58D"/>
        </w:tc>
      </w:tr>
      <w:tr w:rsidR="7F17A58D" w:rsidRPr="00AE3AF2" w14:paraId="36D3C58B" w14:textId="77777777" w:rsidTr="69D804B8">
        <w:tc>
          <w:tcPr>
            <w:tcW w:w="4245" w:type="dxa"/>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E5AD10E" w14:textId="1849ACE9" w:rsidR="7F17A58D" w:rsidRPr="00AE3AF2" w:rsidRDefault="7F17A58D" w:rsidP="7F17A58D">
            <w:pPr>
              <w:jc w:val="center"/>
            </w:pPr>
            <w:r w:rsidRPr="00AE3AF2">
              <w:rPr>
                <w:rFonts w:ascii="Arial" w:eastAsia="Arial" w:hAnsi="Arial" w:cs="Arial"/>
                <w:b/>
                <w:bCs/>
                <w:color w:val="000000" w:themeColor="text1"/>
                <w:sz w:val="24"/>
                <w:szCs w:val="24"/>
              </w:rPr>
              <w:t>Ações do Ator</w:t>
            </w:r>
          </w:p>
        </w:tc>
        <w:tc>
          <w:tcPr>
            <w:tcW w:w="42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F217615" w14:textId="22CA92E6" w:rsidR="7F17A58D" w:rsidRPr="00AE3AF2" w:rsidRDefault="7F17A58D" w:rsidP="7F17A58D">
            <w:pPr>
              <w:jc w:val="center"/>
            </w:pPr>
            <w:r w:rsidRPr="00AE3AF2">
              <w:rPr>
                <w:rFonts w:ascii="Arial" w:eastAsia="Arial" w:hAnsi="Arial" w:cs="Arial"/>
                <w:b/>
                <w:bCs/>
                <w:color w:val="000000" w:themeColor="text1"/>
                <w:sz w:val="24"/>
                <w:szCs w:val="24"/>
              </w:rPr>
              <w:t>Ações do Sistema</w:t>
            </w:r>
          </w:p>
        </w:tc>
      </w:tr>
      <w:tr w:rsidR="7F17A58D" w:rsidRPr="00AE3AF2" w14:paraId="1DE247B3" w14:textId="77777777" w:rsidTr="69D804B8">
        <w:trPr>
          <w:trHeight w:val="780"/>
        </w:trPr>
        <w:tc>
          <w:tcPr>
            <w:tcW w:w="4245" w:type="dxa"/>
            <w:gridSpan w:val="2"/>
            <w:tcBorders>
              <w:top w:val="single" w:sz="8" w:space="0" w:color="auto"/>
              <w:left w:val="single" w:sz="8" w:space="0" w:color="auto"/>
              <w:bottom w:val="single" w:sz="8" w:space="0" w:color="auto"/>
              <w:right w:val="single" w:sz="8" w:space="0" w:color="auto"/>
            </w:tcBorders>
            <w:vAlign w:val="center"/>
          </w:tcPr>
          <w:p w14:paraId="6DB29C50" w14:textId="4119DF81" w:rsidR="7F17A58D" w:rsidRPr="00AE3AF2" w:rsidRDefault="7F17A58D" w:rsidP="7F17A58D">
            <w:pPr>
              <w:jc w:val="both"/>
            </w:pPr>
            <w:r w:rsidRPr="00AE3AF2">
              <w:rPr>
                <w:rFonts w:ascii="Arial" w:eastAsia="Arial" w:hAnsi="Arial" w:cs="Arial"/>
                <w:sz w:val="24"/>
                <w:szCs w:val="24"/>
              </w:rPr>
              <w:t xml:space="preserve"> 1 - O usuário acessa a tela de dados do </w:t>
            </w:r>
            <w:r w:rsidR="00D03418" w:rsidRPr="00AE3AF2">
              <w:rPr>
                <w:rFonts w:ascii="Arial" w:eastAsia="Arial" w:hAnsi="Arial" w:cs="Arial"/>
                <w:sz w:val="24"/>
                <w:szCs w:val="24"/>
              </w:rPr>
              <w:t>colaborador</w:t>
            </w:r>
            <w:r w:rsidRPr="00AE3AF2">
              <w:rPr>
                <w:rFonts w:ascii="Arial" w:eastAsia="Arial" w:hAnsi="Arial" w:cs="Arial"/>
                <w:sz w:val="24"/>
                <w:szCs w:val="24"/>
              </w:rPr>
              <w:t>.</w:t>
            </w:r>
          </w:p>
        </w:tc>
        <w:tc>
          <w:tcPr>
            <w:tcW w:w="4245" w:type="dxa"/>
            <w:tcBorders>
              <w:top w:val="single" w:sz="8" w:space="0" w:color="auto"/>
              <w:left w:val="single" w:sz="8" w:space="0" w:color="auto"/>
              <w:bottom w:val="single" w:sz="8" w:space="0" w:color="auto"/>
              <w:right w:val="single" w:sz="8" w:space="0" w:color="auto"/>
            </w:tcBorders>
            <w:vAlign w:val="center"/>
          </w:tcPr>
          <w:p w14:paraId="0CBA91A4" w14:textId="73B87C79"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15650DF6"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2B757479" w14:textId="01E72CC2"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66B2A0DF" w14:textId="4297A922" w:rsidR="7F17A58D" w:rsidRPr="00AE3AF2" w:rsidRDefault="7F17A58D" w:rsidP="7F17A58D">
            <w:pPr>
              <w:jc w:val="both"/>
            </w:pPr>
            <w:r w:rsidRPr="00AE3AF2">
              <w:rPr>
                <w:rFonts w:ascii="Arial" w:eastAsia="Arial" w:hAnsi="Arial" w:cs="Arial"/>
                <w:sz w:val="24"/>
                <w:szCs w:val="24"/>
              </w:rPr>
              <w:t xml:space="preserve"> 2</w:t>
            </w:r>
            <w:r w:rsidR="020A7A3E" w:rsidRPr="00AE3AF2">
              <w:rPr>
                <w:rFonts w:ascii="Arial" w:eastAsia="Arial" w:hAnsi="Arial" w:cs="Arial"/>
                <w:sz w:val="24"/>
                <w:szCs w:val="24"/>
              </w:rPr>
              <w:t>- Se o colaborador não for do RH, sistema</w:t>
            </w:r>
            <w:r w:rsidRPr="00AE3AF2">
              <w:rPr>
                <w:rFonts w:ascii="Arial" w:eastAsia="Arial" w:hAnsi="Arial" w:cs="Arial"/>
                <w:sz w:val="24"/>
                <w:szCs w:val="24"/>
              </w:rPr>
              <w:t xml:space="preserve"> exibe na tela as informações atuais do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e </w:t>
            </w:r>
            <w:r w:rsidR="020A7A3E" w:rsidRPr="00AE3AF2">
              <w:rPr>
                <w:rFonts w:ascii="Arial" w:eastAsia="Arial" w:hAnsi="Arial" w:cs="Arial"/>
                <w:sz w:val="24"/>
                <w:szCs w:val="24"/>
              </w:rPr>
              <w:t>uma lista com</w:t>
            </w:r>
            <w:r w:rsidRPr="00AE3AF2">
              <w:rPr>
                <w:rFonts w:ascii="Arial" w:eastAsia="Arial" w:hAnsi="Arial" w:cs="Arial"/>
                <w:sz w:val="24"/>
                <w:szCs w:val="24"/>
              </w:rPr>
              <w:t xml:space="preserve"> suas </w:t>
            </w:r>
            <w:r w:rsidR="020A7A3E" w:rsidRPr="00AE3AF2">
              <w:rPr>
                <w:rFonts w:ascii="Arial" w:eastAsia="Arial" w:hAnsi="Arial" w:cs="Arial"/>
                <w:sz w:val="24"/>
                <w:szCs w:val="24"/>
              </w:rPr>
              <w:t>avaliações. Se o colaborador for do RH, sistema exibe um local de busca de colaborador por matrícula.</w:t>
            </w:r>
            <w:r w:rsidR="00825571">
              <w:rPr>
                <w:rFonts w:ascii="Arial" w:eastAsia="Arial" w:hAnsi="Arial" w:cs="Arial"/>
                <w:sz w:val="24"/>
                <w:szCs w:val="24"/>
              </w:rPr>
              <w:t xml:space="preserve"> </w:t>
            </w:r>
            <w:r w:rsidR="00825571" w:rsidRPr="00825571">
              <w:rPr>
                <w:rFonts w:ascii="Arial" w:eastAsia="Arial" w:hAnsi="Arial" w:cs="Arial"/>
                <w:sz w:val="24"/>
                <w:szCs w:val="24"/>
                <w:highlight w:val="yellow"/>
              </w:rPr>
              <w:t xml:space="preserve">Mas no </w:t>
            </w:r>
            <w:r w:rsidR="00825571">
              <w:rPr>
                <w:rFonts w:ascii="Arial" w:eastAsia="Arial" w:hAnsi="Arial" w:cs="Arial"/>
                <w:sz w:val="24"/>
                <w:szCs w:val="24"/>
                <w:highlight w:val="yellow"/>
              </w:rPr>
              <w:t>diagrama</w:t>
            </w:r>
            <w:r w:rsidR="00825571" w:rsidRPr="00825571">
              <w:rPr>
                <w:rFonts w:ascii="Arial" w:eastAsia="Arial" w:hAnsi="Arial" w:cs="Arial"/>
                <w:sz w:val="24"/>
                <w:szCs w:val="24"/>
                <w:highlight w:val="yellow"/>
              </w:rPr>
              <w:t xml:space="preserve"> aparece só para o Gestor</w:t>
            </w:r>
          </w:p>
        </w:tc>
      </w:tr>
      <w:tr w:rsidR="020A7A3E" w:rsidRPr="00AE3AF2" w14:paraId="696A0AD2" w14:textId="77777777" w:rsidTr="020A7A3E">
        <w:tc>
          <w:tcPr>
            <w:tcW w:w="4245" w:type="dxa"/>
            <w:gridSpan w:val="2"/>
            <w:tcBorders>
              <w:top w:val="single" w:sz="8" w:space="0" w:color="auto"/>
              <w:left w:val="single" w:sz="8" w:space="0" w:color="auto"/>
              <w:bottom w:val="single" w:sz="8" w:space="0" w:color="auto"/>
              <w:right w:val="single" w:sz="8" w:space="0" w:color="auto"/>
            </w:tcBorders>
            <w:vAlign w:val="center"/>
          </w:tcPr>
          <w:p w14:paraId="3ABC8CED" w14:textId="2F19B28B" w:rsidR="020A7A3E" w:rsidRPr="00AE3AF2" w:rsidRDefault="020A7A3E" w:rsidP="020A7A3E">
            <w:pPr>
              <w:jc w:val="both"/>
              <w:rPr>
                <w:rFonts w:ascii="Arial" w:eastAsia="Arial" w:hAnsi="Arial" w:cs="Arial"/>
                <w:sz w:val="24"/>
                <w:szCs w:val="24"/>
              </w:rPr>
            </w:pPr>
            <w:r w:rsidRPr="00AE3AF2">
              <w:rPr>
                <w:rFonts w:ascii="Arial" w:eastAsia="Arial" w:hAnsi="Arial" w:cs="Arial"/>
                <w:sz w:val="24"/>
                <w:szCs w:val="24"/>
              </w:rPr>
              <w:t>3- Usuário busca o colaborador pela sua matrícula</w:t>
            </w:r>
          </w:p>
        </w:tc>
        <w:tc>
          <w:tcPr>
            <w:tcW w:w="4245" w:type="dxa"/>
            <w:tcBorders>
              <w:top w:val="single" w:sz="8" w:space="0" w:color="auto"/>
              <w:left w:val="single" w:sz="8" w:space="0" w:color="auto"/>
              <w:bottom w:val="single" w:sz="8" w:space="0" w:color="auto"/>
              <w:right w:val="single" w:sz="8" w:space="0" w:color="auto"/>
            </w:tcBorders>
            <w:vAlign w:val="center"/>
          </w:tcPr>
          <w:p w14:paraId="39EC0774" w14:textId="102A4919" w:rsidR="020A7A3E" w:rsidRPr="00AE3AF2" w:rsidRDefault="020A7A3E" w:rsidP="020A7A3E">
            <w:pPr>
              <w:jc w:val="both"/>
              <w:rPr>
                <w:rFonts w:ascii="Arial" w:eastAsia="Arial" w:hAnsi="Arial" w:cs="Arial"/>
                <w:sz w:val="24"/>
                <w:szCs w:val="24"/>
              </w:rPr>
            </w:pPr>
          </w:p>
        </w:tc>
      </w:tr>
      <w:tr w:rsidR="020A7A3E" w:rsidRPr="00AE3AF2" w14:paraId="30024796" w14:textId="77777777" w:rsidTr="020A7A3E">
        <w:tc>
          <w:tcPr>
            <w:tcW w:w="4245" w:type="dxa"/>
            <w:gridSpan w:val="2"/>
            <w:tcBorders>
              <w:top w:val="single" w:sz="8" w:space="0" w:color="auto"/>
              <w:left w:val="single" w:sz="8" w:space="0" w:color="auto"/>
              <w:bottom w:val="single" w:sz="8" w:space="0" w:color="auto"/>
              <w:right w:val="single" w:sz="8" w:space="0" w:color="auto"/>
            </w:tcBorders>
            <w:vAlign w:val="center"/>
          </w:tcPr>
          <w:p w14:paraId="752BC1E7" w14:textId="2F2018D4" w:rsidR="020A7A3E" w:rsidRPr="00AE3AF2" w:rsidRDefault="020A7A3E" w:rsidP="020A7A3E">
            <w:pPr>
              <w:jc w:val="both"/>
              <w:rPr>
                <w:rFonts w:ascii="Arial" w:eastAsia="Arial" w:hAnsi="Arial" w:cs="Arial"/>
                <w:sz w:val="24"/>
                <w:szCs w:val="24"/>
              </w:rPr>
            </w:pPr>
          </w:p>
        </w:tc>
        <w:tc>
          <w:tcPr>
            <w:tcW w:w="4245" w:type="dxa"/>
            <w:tcBorders>
              <w:top w:val="single" w:sz="8" w:space="0" w:color="auto"/>
              <w:left w:val="single" w:sz="8" w:space="0" w:color="auto"/>
              <w:bottom w:val="single" w:sz="8" w:space="0" w:color="auto"/>
              <w:right w:val="single" w:sz="8" w:space="0" w:color="auto"/>
            </w:tcBorders>
            <w:vAlign w:val="center"/>
          </w:tcPr>
          <w:p w14:paraId="093B6246" w14:textId="7DF46697" w:rsidR="020A7A3E" w:rsidRPr="00AE3AF2" w:rsidRDefault="020A7A3E" w:rsidP="020A7A3E">
            <w:pPr>
              <w:jc w:val="both"/>
              <w:rPr>
                <w:rFonts w:ascii="Arial" w:eastAsia="Arial" w:hAnsi="Arial" w:cs="Arial"/>
                <w:sz w:val="24"/>
                <w:szCs w:val="24"/>
              </w:rPr>
            </w:pPr>
            <w:r w:rsidRPr="00AE3AF2">
              <w:rPr>
                <w:rFonts w:ascii="Arial" w:eastAsia="Arial" w:hAnsi="Arial" w:cs="Arial"/>
                <w:sz w:val="24"/>
                <w:szCs w:val="24"/>
              </w:rPr>
              <w:t>4- Sistema exibe na tela as informações atuais do colaborador e uma lista com suas avaliações</w:t>
            </w:r>
          </w:p>
        </w:tc>
      </w:tr>
      <w:tr w:rsidR="7F17A58D" w:rsidRPr="00AE3AF2" w14:paraId="1B569228" w14:textId="77777777" w:rsidTr="69D804B8">
        <w:tc>
          <w:tcPr>
            <w:tcW w:w="1695" w:type="dxa"/>
            <w:tcBorders>
              <w:top w:val="single" w:sz="8" w:space="0" w:color="auto"/>
              <w:left w:val="nil"/>
              <w:bottom w:val="nil"/>
              <w:right w:val="nil"/>
            </w:tcBorders>
            <w:vAlign w:val="center"/>
          </w:tcPr>
          <w:p w14:paraId="6A20E9E0" w14:textId="2F4B3224" w:rsidR="7F17A58D" w:rsidRPr="00AE3AF2" w:rsidRDefault="7F17A58D"/>
        </w:tc>
        <w:tc>
          <w:tcPr>
            <w:tcW w:w="2550" w:type="dxa"/>
            <w:tcBorders>
              <w:top w:val="nil"/>
              <w:left w:val="nil"/>
              <w:bottom w:val="nil"/>
              <w:right w:val="nil"/>
            </w:tcBorders>
            <w:vAlign w:val="center"/>
          </w:tcPr>
          <w:p w14:paraId="604A5496" w14:textId="28E4709A" w:rsidR="7F17A58D" w:rsidRPr="00AE3AF2" w:rsidRDefault="7F17A58D"/>
        </w:tc>
        <w:tc>
          <w:tcPr>
            <w:tcW w:w="4245" w:type="dxa"/>
            <w:tcBorders>
              <w:top w:val="single" w:sz="8" w:space="0" w:color="auto"/>
              <w:left w:val="nil"/>
              <w:bottom w:val="nil"/>
              <w:right w:val="nil"/>
            </w:tcBorders>
            <w:vAlign w:val="center"/>
          </w:tcPr>
          <w:p w14:paraId="330CA25D" w14:textId="7D3610F6" w:rsidR="7F17A58D" w:rsidRPr="00AE3AF2" w:rsidRDefault="7F17A58D"/>
        </w:tc>
      </w:tr>
    </w:tbl>
    <w:p w14:paraId="37A55F3B" w14:textId="77777777" w:rsidR="00AC0C4F" w:rsidRPr="00AE3AF2" w:rsidRDefault="7F17A58D" w:rsidP="00AC0C4F">
      <w:pPr>
        <w:rPr>
          <w:sz w:val="24"/>
          <w:szCs w:val="24"/>
        </w:rPr>
      </w:pPr>
      <w:r w:rsidRPr="00AE3AF2">
        <w:rPr>
          <w:rFonts w:ascii="Arial" w:eastAsia="Arial" w:hAnsi="Arial" w:cs="Arial"/>
          <w:sz w:val="24"/>
          <w:szCs w:val="24"/>
        </w:rPr>
        <w:t xml:space="preserve"> </w:t>
      </w:r>
      <w:r w:rsidR="00AC0C4F" w:rsidRPr="00AE3AF2">
        <w:rPr>
          <w:sz w:val="24"/>
          <w:szCs w:val="24"/>
        </w:rPr>
        <w:t>Fonte: Autoria Própria</w:t>
      </w:r>
    </w:p>
    <w:p w14:paraId="535E908B" w14:textId="5E433266" w:rsidR="00F0296F" w:rsidRPr="00AE3AF2" w:rsidRDefault="00F0296F" w:rsidP="00F0296F"/>
    <w:p w14:paraId="70662AF6" w14:textId="32498F9C" w:rsidR="00F0296F" w:rsidRPr="00AE3AF2" w:rsidRDefault="00F0296F" w:rsidP="7F17A58D">
      <w:pPr>
        <w:spacing w:line="257" w:lineRule="auto"/>
      </w:pPr>
    </w:p>
    <w:p w14:paraId="2DF3ABE5" w14:textId="4EAA76AE" w:rsidR="00F0296F" w:rsidRPr="00AE3AF2" w:rsidRDefault="7F17A58D" w:rsidP="7F17A58D">
      <w:pPr>
        <w:spacing w:line="360" w:lineRule="auto"/>
        <w:jc w:val="center"/>
      </w:pPr>
      <w:r w:rsidRPr="00AE3AF2">
        <w:rPr>
          <w:rFonts w:ascii="Arial" w:eastAsia="Arial" w:hAnsi="Arial" w:cs="Arial"/>
          <w:color w:val="404040" w:themeColor="text1" w:themeTint="BF"/>
          <w:sz w:val="24"/>
          <w:szCs w:val="24"/>
        </w:rPr>
        <w:t xml:space="preserve">Quadro </w:t>
      </w:r>
      <w:r w:rsidR="2F3EAC70" w:rsidRPr="00AE3AF2">
        <w:rPr>
          <w:rFonts w:ascii="Arial" w:eastAsia="Arial" w:hAnsi="Arial" w:cs="Arial"/>
          <w:color w:val="404040" w:themeColor="text1" w:themeTint="BF"/>
          <w:sz w:val="24"/>
          <w:szCs w:val="24"/>
        </w:rPr>
        <w:t>10</w:t>
      </w:r>
      <w:r w:rsidRPr="00AE3AF2">
        <w:rPr>
          <w:rFonts w:ascii="Arial" w:eastAsia="Arial" w:hAnsi="Arial" w:cs="Arial"/>
          <w:color w:val="404040" w:themeColor="text1" w:themeTint="BF"/>
          <w:sz w:val="24"/>
          <w:szCs w:val="24"/>
        </w:rPr>
        <w:t xml:space="preserve"> - Descrição do Caso de Uso Avaliar </w:t>
      </w:r>
      <w:r w:rsidR="00D03418" w:rsidRPr="00AE3AF2">
        <w:rPr>
          <w:rFonts w:ascii="Arial" w:eastAsia="Arial" w:hAnsi="Arial" w:cs="Arial"/>
          <w:color w:val="404040" w:themeColor="text1" w:themeTint="BF"/>
          <w:sz w:val="24"/>
          <w:szCs w:val="24"/>
        </w:rPr>
        <w:t>Colaborador</w:t>
      </w:r>
    </w:p>
    <w:tbl>
      <w:tblPr>
        <w:tblW w:w="0" w:type="auto"/>
        <w:tblInd w:w="9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695"/>
        <w:gridCol w:w="2550"/>
        <w:gridCol w:w="4245"/>
      </w:tblGrid>
      <w:tr w:rsidR="7F17A58D" w:rsidRPr="00AE3AF2" w14:paraId="51D3A0A4" w14:textId="77777777" w:rsidTr="69D804B8">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2DDD9FB" w14:textId="11C4FF28" w:rsidR="7F17A58D" w:rsidRPr="00AE3AF2" w:rsidRDefault="7F17A58D">
            <w:r w:rsidRPr="00AE3AF2">
              <w:rPr>
                <w:rFonts w:ascii="Arial" w:eastAsia="Arial" w:hAnsi="Arial" w:cs="Arial"/>
                <w:b/>
                <w:bCs/>
                <w:sz w:val="24"/>
                <w:szCs w:val="24"/>
              </w:rPr>
              <w:t xml:space="preserve"> Caso de Uso</w:t>
            </w:r>
          </w:p>
        </w:tc>
        <w:tc>
          <w:tcPr>
            <w:tcW w:w="6795" w:type="dxa"/>
            <w:gridSpan w:val="2"/>
            <w:tcBorders>
              <w:top w:val="single" w:sz="8" w:space="0" w:color="auto"/>
              <w:left w:val="single" w:sz="8" w:space="0" w:color="auto"/>
              <w:bottom w:val="single" w:sz="8" w:space="0" w:color="auto"/>
              <w:right w:val="single" w:sz="8" w:space="0" w:color="auto"/>
            </w:tcBorders>
          </w:tcPr>
          <w:p w14:paraId="45672FEA" w14:textId="4E0E166B" w:rsidR="7F17A58D" w:rsidRPr="00AE3AF2" w:rsidRDefault="7F17A58D">
            <w:proofErr w:type="spellStart"/>
            <w:r w:rsidRPr="00AE3AF2">
              <w:rPr>
                <w:rFonts w:ascii="Arial" w:eastAsia="Arial" w:hAnsi="Arial" w:cs="Arial"/>
                <w:sz w:val="24"/>
                <w:szCs w:val="24"/>
              </w:rPr>
              <w:t>RF9</w:t>
            </w:r>
            <w:proofErr w:type="spellEnd"/>
            <w:r w:rsidRPr="00AE3AF2">
              <w:rPr>
                <w:rFonts w:ascii="Arial" w:eastAsia="Arial" w:hAnsi="Arial" w:cs="Arial"/>
                <w:sz w:val="24"/>
                <w:szCs w:val="24"/>
              </w:rPr>
              <w:t>: Avaliar Colaborador</w:t>
            </w:r>
          </w:p>
        </w:tc>
      </w:tr>
      <w:tr w:rsidR="7F17A58D" w:rsidRPr="00AE3AF2" w14:paraId="0A7E5184" w14:textId="77777777" w:rsidTr="69D804B8">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10B2A4D8" w14:textId="4A6D82B7" w:rsidR="7F17A58D" w:rsidRPr="00AE3AF2" w:rsidRDefault="7F17A58D">
            <w:r w:rsidRPr="00AE3AF2">
              <w:rPr>
                <w:rFonts w:ascii="Arial" w:eastAsia="Arial" w:hAnsi="Arial" w:cs="Arial"/>
                <w:b/>
                <w:bCs/>
                <w:color w:val="000000" w:themeColor="text1"/>
                <w:sz w:val="24"/>
                <w:szCs w:val="24"/>
              </w:rPr>
              <w:t xml:space="preserve"> Ator Principal</w:t>
            </w:r>
          </w:p>
        </w:tc>
        <w:tc>
          <w:tcPr>
            <w:tcW w:w="6795" w:type="dxa"/>
            <w:gridSpan w:val="2"/>
            <w:tcBorders>
              <w:top w:val="single" w:sz="8" w:space="0" w:color="auto"/>
              <w:left w:val="single" w:sz="8" w:space="0" w:color="auto"/>
              <w:bottom w:val="single" w:sz="8" w:space="0" w:color="auto"/>
              <w:right w:val="single" w:sz="8" w:space="0" w:color="auto"/>
            </w:tcBorders>
          </w:tcPr>
          <w:p w14:paraId="7E789204" w14:textId="0ACECA3B" w:rsidR="7F17A58D" w:rsidRPr="00AE3AF2" w:rsidRDefault="00460BE3">
            <w:r w:rsidRPr="00460BE3">
              <w:rPr>
                <w:rFonts w:ascii="Arial" w:eastAsia="Arial" w:hAnsi="Arial" w:cs="Arial"/>
                <w:sz w:val="24"/>
                <w:szCs w:val="24"/>
                <w:highlight w:val="yellow"/>
              </w:rPr>
              <w:t>Gestor</w:t>
            </w:r>
          </w:p>
        </w:tc>
      </w:tr>
      <w:tr w:rsidR="7F17A58D" w:rsidRPr="00AE3AF2" w14:paraId="40372737" w14:textId="77777777" w:rsidTr="69D804B8">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1C95FCB" w14:textId="3D1DB40E" w:rsidR="7F17A58D" w:rsidRPr="00AE3AF2" w:rsidRDefault="7F17A58D">
            <w:r w:rsidRPr="00AE3AF2">
              <w:rPr>
                <w:rFonts w:ascii="Arial" w:eastAsia="Arial" w:hAnsi="Arial" w:cs="Arial"/>
                <w:b/>
                <w:bCs/>
                <w:color w:val="000000" w:themeColor="text1"/>
                <w:sz w:val="24"/>
                <w:szCs w:val="24"/>
              </w:rPr>
              <w:t xml:space="preserve"> Ator Secundário</w:t>
            </w:r>
          </w:p>
        </w:tc>
        <w:tc>
          <w:tcPr>
            <w:tcW w:w="6795" w:type="dxa"/>
            <w:gridSpan w:val="2"/>
            <w:tcBorders>
              <w:top w:val="single" w:sz="8" w:space="0" w:color="auto"/>
              <w:left w:val="single" w:sz="8" w:space="0" w:color="auto"/>
              <w:bottom w:val="single" w:sz="8" w:space="0" w:color="auto"/>
              <w:right w:val="single" w:sz="8" w:space="0" w:color="auto"/>
            </w:tcBorders>
          </w:tcPr>
          <w:p w14:paraId="41948C72" w14:textId="53932D5F" w:rsidR="7F17A58D" w:rsidRPr="00AE3AF2" w:rsidRDefault="7F17A58D"/>
        </w:tc>
      </w:tr>
      <w:tr w:rsidR="7F17A58D" w:rsidRPr="00AE3AF2" w14:paraId="0CCAC08D" w14:textId="77777777" w:rsidTr="69D804B8">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D77F4E7" w14:textId="3A054C81" w:rsidR="7F17A58D" w:rsidRPr="00AE3AF2" w:rsidRDefault="7F17A58D">
            <w:r w:rsidRPr="00AE3AF2">
              <w:rPr>
                <w:rFonts w:ascii="Arial" w:eastAsia="Arial" w:hAnsi="Arial" w:cs="Arial"/>
                <w:b/>
                <w:bCs/>
                <w:color w:val="000000" w:themeColor="text1"/>
                <w:sz w:val="24"/>
                <w:szCs w:val="24"/>
              </w:rPr>
              <w:t xml:space="preserve"> Pré-condição</w:t>
            </w:r>
          </w:p>
        </w:tc>
        <w:tc>
          <w:tcPr>
            <w:tcW w:w="6795" w:type="dxa"/>
            <w:gridSpan w:val="2"/>
            <w:tcBorders>
              <w:top w:val="single" w:sz="8" w:space="0" w:color="auto"/>
              <w:left w:val="single" w:sz="8" w:space="0" w:color="auto"/>
              <w:bottom w:val="single" w:sz="8" w:space="0" w:color="auto"/>
              <w:right w:val="single" w:sz="8" w:space="0" w:color="auto"/>
            </w:tcBorders>
          </w:tcPr>
          <w:p w14:paraId="3457F2C0" w14:textId="383EC33C" w:rsidR="7F17A58D" w:rsidRPr="00AE3AF2" w:rsidRDefault="7F17A58D" w:rsidP="69D804B8">
            <w:pPr>
              <w:rPr>
                <w:rFonts w:ascii="Arial" w:eastAsia="Arial" w:hAnsi="Arial" w:cs="Arial"/>
                <w:sz w:val="24"/>
                <w:szCs w:val="24"/>
                <w:highlight w:val="yellow"/>
              </w:rPr>
            </w:pPr>
            <w:r w:rsidRPr="00AE3AF2">
              <w:rPr>
                <w:rFonts w:ascii="Arial" w:eastAsia="Arial" w:hAnsi="Arial" w:cs="Arial"/>
                <w:sz w:val="24"/>
                <w:szCs w:val="24"/>
              </w:rPr>
              <w:t>O usuário deverá estar logado.</w:t>
            </w:r>
            <w:r w:rsidR="221E308E" w:rsidRPr="00AE3AF2">
              <w:rPr>
                <w:rFonts w:ascii="Arial" w:eastAsia="Arial" w:hAnsi="Arial" w:cs="Arial"/>
                <w:sz w:val="24"/>
                <w:szCs w:val="24"/>
              </w:rPr>
              <w:t xml:space="preserve"> Deve existir colaborador cadastrado.</w:t>
            </w:r>
          </w:p>
        </w:tc>
      </w:tr>
      <w:tr w:rsidR="7F17A58D" w:rsidRPr="00AE3AF2" w14:paraId="3CDD00E0" w14:textId="77777777" w:rsidTr="69D804B8">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A02E026" w14:textId="13FC9484" w:rsidR="7F17A58D" w:rsidRPr="00AE3AF2" w:rsidRDefault="7F17A58D">
            <w:r w:rsidRPr="00AE3AF2">
              <w:rPr>
                <w:rFonts w:ascii="Arial" w:eastAsia="Arial" w:hAnsi="Arial" w:cs="Arial"/>
                <w:b/>
                <w:bCs/>
                <w:color w:val="000000" w:themeColor="text1"/>
                <w:sz w:val="24"/>
                <w:szCs w:val="24"/>
              </w:rPr>
              <w:t xml:space="preserve"> Pós-condição</w:t>
            </w:r>
          </w:p>
        </w:tc>
        <w:tc>
          <w:tcPr>
            <w:tcW w:w="6795" w:type="dxa"/>
            <w:gridSpan w:val="2"/>
            <w:tcBorders>
              <w:top w:val="single" w:sz="8" w:space="0" w:color="auto"/>
              <w:left w:val="single" w:sz="8" w:space="0" w:color="auto"/>
              <w:bottom w:val="single" w:sz="8" w:space="0" w:color="auto"/>
              <w:right w:val="single" w:sz="8" w:space="0" w:color="auto"/>
            </w:tcBorders>
          </w:tcPr>
          <w:p w14:paraId="56116457" w14:textId="5AB40EA2" w:rsidR="7F17A58D" w:rsidRPr="00AE3AF2" w:rsidRDefault="7F17A58D"/>
        </w:tc>
      </w:tr>
      <w:tr w:rsidR="7F17A58D" w:rsidRPr="00AE3AF2" w14:paraId="2C6EB039" w14:textId="77777777" w:rsidTr="69D804B8">
        <w:tc>
          <w:tcPr>
            <w:tcW w:w="4245" w:type="dxa"/>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7557DFA" w14:textId="67198355" w:rsidR="7F17A58D" w:rsidRPr="00AE3AF2" w:rsidRDefault="7F17A58D" w:rsidP="7F17A58D">
            <w:pPr>
              <w:jc w:val="center"/>
            </w:pPr>
            <w:r w:rsidRPr="00AE3AF2">
              <w:rPr>
                <w:rFonts w:ascii="Arial" w:eastAsia="Arial" w:hAnsi="Arial" w:cs="Arial"/>
                <w:b/>
                <w:bCs/>
                <w:color w:val="000000" w:themeColor="text1"/>
                <w:sz w:val="24"/>
                <w:szCs w:val="24"/>
              </w:rPr>
              <w:t>Ações do Ator</w:t>
            </w:r>
          </w:p>
        </w:tc>
        <w:tc>
          <w:tcPr>
            <w:tcW w:w="42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ADF5389" w14:textId="59DC1144" w:rsidR="7F17A58D" w:rsidRPr="00AE3AF2" w:rsidRDefault="7F17A58D" w:rsidP="7F17A58D">
            <w:pPr>
              <w:jc w:val="center"/>
            </w:pPr>
            <w:r w:rsidRPr="00AE3AF2">
              <w:rPr>
                <w:rFonts w:ascii="Arial" w:eastAsia="Arial" w:hAnsi="Arial" w:cs="Arial"/>
                <w:b/>
                <w:bCs/>
                <w:color w:val="000000" w:themeColor="text1"/>
                <w:sz w:val="24"/>
                <w:szCs w:val="24"/>
              </w:rPr>
              <w:t>Ações do Sistema</w:t>
            </w:r>
          </w:p>
        </w:tc>
      </w:tr>
      <w:tr w:rsidR="7F17A58D" w:rsidRPr="00AE3AF2" w14:paraId="23F6A567"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79C0B06E" w14:textId="1936AE30" w:rsidR="7F17A58D" w:rsidRPr="00AE3AF2" w:rsidRDefault="7F17A58D" w:rsidP="7F17A58D">
            <w:pPr>
              <w:jc w:val="both"/>
            </w:pPr>
            <w:r w:rsidRPr="00AE3AF2">
              <w:rPr>
                <w:rFonts w:ascii="Arial" w:eastAsia="Arial" w:hAnsi="Arial" w:cs="Arial"/>
                <w:sz w:val="24"/>
                <w:szCs w:val="24"/>
              </w:rPr>
              <w:t xml:space="preserve"> 1 - O usuário acessa a tela de dados dos </w:t>
            </w:r>
            <w:r w:rsidR="00D03418" w:rsidRPr="00AE3AF2">
              <w:rPr>
                <w:rFonts w:ascii="Arial" w:eastAsia="Arial" w:hAnsi="Arial" w:cs="Arial"/>
                <w:sz w:val="24"/>
                <w:szCs w:val="24"/>
              </w:rPr>
              <w:t>colaboradores</w:t>
            </w:r>
          </w:p>
        </w:tc>
        <w:tc>
          <w:tcPr>
            <w:tcW w:w="4245" w:type="dxa"/>
            <w:tcBorders>
              <w:top w:val="single" w:sz="8" w:space="0" w:color="auto"/>
              <w:left w:val="single" w:sz="8" w:space="0" w:color="auto"/>
              <w:bottom w:val="single" w:sz="8" w:space="0" w:color="auto"/>
              <w:right w:val="single" w:sz="8" w:space="0" w:color="auto"/>
            </w:tcBorders>
            <w:vAlign w:val="center"/>
          </w:tcPr>
          <w:p w14:paraId="68D00B8D" w14:textId="0EB18BCF"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1BFF9529"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2FDEEDE7" w14:textId="499456BB" w:rsidR="7F17A58D" w:rsidRPr="00AE3AF2" w:rsidRDefault="7F17A58D" w:rsidP="7F17A58D">
            <w:pPr>
              <w:jc w:val="both"/>
            </w:pPr>
            <w:r w:rsidRPr="00AE3AF2">
              <w:rPr>
                <w:rFonts w:ascii="Arial" w:eastAsia="Arial" w:hAnsi="Arial" w:cs="Arial"/>
                <w:sz w:val="24"/>
                <w:szCs w:val="24"/>
              </w:rPr>
              <w:lastRenderedPageBreak/>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751CC369" w14:textId="5A26A386" w:rsidR="7F17A58D" w:rsidRPr="00AE3AF2" w:rsidRDefault="7F17A58D" w:rsidP="7F17A58D">
            <w:pPr>
              <w:jc w:val="both"/>
            </w:pPr>
            <w:r w:rsidRPr="00AE3AF2">
              <w:rPr>
                <w:rFonts w:ascii="Arial" w:eastAsia="Arial" w:hAnsi="Arial" w:cs="Arial"/>
                <w:sz w:val="24"/>
                <w:szCs w:val="24"/>
              </w:rPr>
              <w:t xml:space="preserve"> 2 - Sistema exibe um local de busca de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por matrícula </w:t>
            </w:r>
          </w:p>
        </w:tc>
      </w:tr>
      <w:tr w:rsidR="7F17A58D" w:rsidRPr="00AE3AF2" w14:paraId="665397BC"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79D58CC0" w14:textId="48DE0589" w:rsidR="7F17A58D" w:rsidRPr="00AE3AF2" w:rsidRDefault="7F17A58D" w:rsidP="7F17A58D">
            <w:pPr>
              <w:jc w:val="both"/>
            </w:pPr>
            <w:r w:rsidRPr="00AE3AF2">
              <w:rPr>
                <w:rFonts w:ascii="Arial" w:eastAsia="Arial" w:hAnsi="Arial" w:cs="Arial"/>
                <w:sz w:val="24"/>
                <w:szCs w:val="24"/>
              </w:rPr>
              <w:t xml:space="preserve"> 3 - Usuário busca o </w:t>
            </w:r>
            <w:r w:rsidR="00D03418" w:rsidRPr="00AE3AF2">
              <w:rPr>
                <w:rFonts w:ascii="Arial" w:eastAsia="Arial" w:hAnsi="Arial" w:cs="Arial"/>
                <w:sz w:val="24"/>
                <w:szCs w:val="24"/>
              </w:rPr>
              <w:t>colaborador</w:t>
            </w:r>
            <w:r w:rsidRPr="00AE3AF2">
              <w:rPr>
                <w:rFonts w:ascii="Arial" w:eastAsia="Arial" w:hAnsi="Arial" w:cs="Arial"/>
                <w:sz w:val="24"/>
                <w:szCs w:val="24"/>
              </w:rPr>
              <w:t xml:space="preserve"> pela sua matrícula</w:t>
            </w:r>
          </w:p>
        </w:tc>
        <w:tc>
          <w:tcPr>
            <w:tcW w:w="4245" w:type="dxa"/>
            <w:tcBorders>
              <w:top w:val="single" w:sz="8" w:space="0" w:color="auto"/>
              <w:left w:val="single" w:sz="8" w:space="0" w:color="auto"/>
              <w:bottom w:val="single" w:sz="8" w:space="0" w:color="auto"/>
              <w:right w:val="single" w:sz="8" w:space="0" w:color="auto"/>
            </w:tcBorders>
            <w:vAlign w:val="center"/>
          </w:tcPr>
          <w:p w14:paraId="1C02D260" w14:textId="0B3ADE1C"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74E46412"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604820B3" w14:textId="69D364EF"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44CC71DC" w14:textId="0DF7180E" w:rsidR="7F17A58D" w:rsidRPr="00AE3AF2" w:rsidRDefault="7F17A58D" w:rsidP="7F17A58D">
            <w:pPr>
              <w:jc w:val="both"/>
            </w:pPr>
            <w:r w:rsidRPr="00AE3AF2">
              <w:rPr>
                <w:rFonts w:ascii="Arial" w:eastAsia="Arial" w:hAnsi="Arial" w:cs="Arial"/>
                <w:sz w:val="24"/>
                <w:szCs w:val="24"/>
              </w:rPr>
              <w:t xml:space="preserve"> 4 - Sistema exibe na tela o formulário com os campos de habilidades e notas.</w:t>
            </w:r>
          </w:p>
        </w:tc>
      </w:tr>
      <w:tr w:rsidR="7F17A58D" w:rsidRPr="00AE3AF2" w14:paraId="6727AFEB"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00B849CB" w14:textId="2C88F3C6" w:rsidR="7F17A58D" w:rsidRPr="00AE3AF2" w:rsidRDefault="7F17A58D" w:rsidP="7F17A58D">
            <w:pPr>
              <w:jc w:val="both"/>
            </w:pPr>
            <w:r w:rsidRPr="00AE3AF2">
              <w:rPr>
                <w:rFonts w:ascii="Arial" w:eastAsia="Arial" w:hAnsi="Arial" w:cs="Arial"/>
                <w:sz w:val="24"/>
                <w:szCs w:val="24"/>
              </w:rPr>
              <w:t xml:space="preserve"> 5 - Usuário edita as informações desejadas e clica em Salvar.</w:t>
            </w:r>
          </w:p>
        </w:tc>
        <w:tc>
          <w:tcPr>
            <w:tcW w:w="4245" w:type="dxa"/>
            <w:tcBorders>
              <w:top w:val="single" w:sz="8" w:space="0" w:color="auto"/>
              <w:left w:val="single" w:sz="8" w:space="0" w:color="auto"/>
              <w:bottom w:val="single" w:sz="8" w:space="0" w:color="auto"/>
              <w:right w:val="single" w:sz="8" w:space="0" w:color="auto"/>
            </w:tcBorders>
            <w:vAlign w:val="center"/>
          </w:tcPr>
          <w:p w14:paraId="63AC4AB3" w14:textId="09B7E032"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7BF31AD0"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03F7E810" w14:textId="1B8CAC90"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46A61CBA" w14:textId="7D7563B4" w:rsidR="7F17A58D" w:rsidRPr="00AE3AF2" w:rsidRDefault="7F17A58D" w:rsidP="7F17A58D">
            <w:pPr>
              <w:jc w:val="both"/>
            </w:pPr>
            <w:r w:rsidRPr="00AE3AF2">
              <w:rPr>
                <w:rFonts w:ascii="Arial" w:eastAsia="Arial" w:hAnsi="Arial" w:cs="Arial"/>
                <w:sz w:val="24"/>
                <w:szCs w:val="24"/>
              </w:rPr>
              <w:t xml:space="preserve"> 6 - Sistema valida as informações, retorna mensagem “Alteração Efetuada com sucesso” e salva o registro</w:t>
            </w:r>
          </w:p>
        </w:tc>
      </w:tr>
      <w:tr w:rsidR="7F17A58D" w:rsidRPr="00AE3AF2" w14:paraId="0331E640" w14:textId="77777777" w:rsidTr="69D804B8">
        <w:tc>
          <w:tcPr>
            <w:tcW w:w="1695" w:type="dxa"/>
            <w:tcBorders>
              <w:top w:val="single" w:sz="8" w:space="0" w:color="auto"/>
              <w:left w:val="nil"/>
              <w:bottom w:val="nil"/>
              <w:right w:val="nil"/>
            </w:tcBorders>
            <w:vAlign w:val="center"/>
          </w:tcPr>
          <w:p w14:paraId="4AB515E5" w14:textId="1128C392" w:rsidR="7F17A58D" w:rsidRPr="00AE3AF2" w:rsidRDefault="7F17A58D"/>
        </w:tc>
        <w:tc>
          <w:tcPr>
            <w:tcW w:w="2550" w:type="dxa"/>
            <w:tcBorders>
              <w:top w:val="nil"/>
              <w:left w:val="nil"/>
              <w:bottom w:val="nil"/>
              <w:right w:val="nil"/>
            </w:tcBorders>
            <w:vAlign w:val="center"/>
          </w:tcPr>
          <w:p w14:paraId="4AB0EF55" w14:textId="571365D8" w:rsidR="7F17A58D" w:rsidRPr="00AE3AF2" w:rsidRDefault="7F17A58D"/>
        </w:tc>
        <w:tc>
          <w:tcPr>
            <w:tcW w:w="4245" w:type="dxa"/>
            <w:tcBorders>
              <w:top w:val="single" w:sz="8" w:space="0" w:color="auto"/>
              <w:left w:val="nil"/>
              <w:bottom w:val="nil"/>
              <w:right w:val="nil"/>
            </w:tcBorders>
            <w:vAlign w:val="center"/>
          </w:tcPr>
          <w:p w14:paraId="74FDB319" w14:textId="1E3C238B" w:rsidR="7F17A58D" w:rsidRPr="00AE3AF2" w:rsidRDefault="7F17A58D"/>
        </w:tc>
      </w:tr>
    </w:tbl>
    <w:p w14:paraId="7F16C9AC" w14:textId="364CA975" w:rsidR="00F0296F" w:rsidRPr="00AE3AF2" w:rsidRDefault="7F17A58D" w:rsidP="00B41A3C">
      <w:pPr>
        <w:rPr>
          <w:sz w:val="24"/>
          <w:szCs w:val="24"/>
        </w:rPr>
      </w:pPr>
      <w:r w:rsidRPr="00AE3AF2">
        <w:rPr>
          <w:rFonts w:ascii="Arial" w:eastAsia="Arial" w:hAnsi="Arial" w:cs="Arial"/>
          <w:sz w:val="24"/>
          <w:szCs w:val="24"/>
        </w:rPr>
        <w:t xml:space="preserve"> </w:t>
      </w:r>
      <w:r w:rsidR="00AC0C4F" w:rsidRPr="00AE3AF2">
        <w:rPr>
          <w:sz w:val="24"/>
          <w:szCs w:val="24"/>
        </w:rPr>
        <w:t>Fonte: Autoria Própria</w:t>
      </w:r>
    </w:p>
    <w:p w14:paraId="77FD6C2D" w14:textId="3DA11414" w:rsidR="00F0296F" w:rsidRPr="00AE3AF2" w:rsidRDefault="00F0296F" w:rsidP="7F17A58D">
      <w:pPr>
        <w:spacing w:line="257" w:lineRule="auto"/>
      </w:pPr>
      <w:r w:rsidRPr="00AE3AF2">
        <w:br/>
      </w:r>
    </w:p>
    <w:p w14:paraId="363D368A" w14:textId="6FB92B52" w:rsidR="00F0296F" w:rsidRPr="00AE3AF2" w:rsidRDefault="7F17A58D" w:rsidP="7F17A58D">
      <w:pPr>
        <w:spacing w:line="360" w:lineRule="auto"/>
        <w:jc w:val="center"/>
      </w:pPr>
      <w:r w:rsidRPr="00AE3AF2">
        <w:rPr>
          <w:rFonts w:ascii="Arial" w:eastAsia="Arial" w:hAnsi="Arial" w:cs="Arial"/>
          <w:color w:val="404040" w:themeColor="text1" w:themeTint="BF"/>
          <w:sz w:val="24"/>
          <w:szCs w:val="24"/>
        </w:rPr>
        <w:t xml:space="preserve">Quadro </w:t>
      </w:r>
      <w:r w:rsidR="2F3EAC70" w:rsidRPr="00AE3AF2">
        <w:rPr>
          <w:rFonts w:ascii="Arial" w:eastAsia="Arial" w:hAnsi="Arial" w:cs="Arial"/>
          <w:color w:val="404040" w:themeColor="text1" w:themeTint="BF"/>
          <w:sz w:val="24"/>
          <w:szCs w:val="24"/>
        </w:rPr>
        <w:t>11</w:t>
      </w:r>
      <w:r w:rsidRPr="00AE3AF2">
        <w:rPr>
          <w:rFonts w:ascii="Arial" w:eastAsia="Arial" w:hAnsi="Arial" w:cs="Arial"/>
          <w:color w:val="404040" w:themeColor="text1" w:themeTint="BF"/>
          <w:sz w:val="24"/>
          <w:szCs w:val="24"/>
        </w:rPr>
        <w:t xml:space="preserve"> - Descrição do Caso de Uso Fazer Login</w:t>
      </w:r>
    </w:p>
    <w:tbl>
      <w:tblPr>
        <w:tblW w:w="0" w:type="auto"/>
        <w:tblInd w:w="9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845"/>
        <w:gridCol w:w="2400"/>
        <w:gridCol w:w="4245"/>
      </w:tblGrid>
      <w:tr w:rsidR="7F17A58D" w:rsidRPr="00AE3AF2" w14:paraId="329E303C" w14:textId="77777777" w:rsidTr="69D804B8">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8DCDDE9" w14:textId="071AF90F" w:rsidR="7F17A58D" w:rsidRPr="00AE3AF2" w:rsidRDefault="7F17A58D">
            <w:r w:rsidRPr="00AE3AF2">
              <w:rPr>
                <w:rFonts w:ascii="Arial" w:eastAsia="Arial" w:hAnsi="Arial" w:cs="Arial"/>
                <w:b/>
                <w:bCs/>
                <w:sz w:val="24"/>
                <w:szCs w:val="24"/>
              </w:rPr>
              <w:t xml:space="preserve"> Caso de Uso</w:t>
            </w:r>
          </w:p>
        </w:tc>
        <w:tc>
          <w:tcPr>
            <w:tcW w:w="6645" w:type="dxa"/>
            <w:gridSpan w:val="2"/>
            <w:tcBorders>
              <w:top w:val="single" w:sz="8" w:space="0" w:color="auto"/>
              <w:left w:val="single" w:sz="8" w:space="0" w:color="auto"/>
              <w:bottom w:val="single" w:sz="8" w:space="0" w:color="auto"/>
              <w:right w:val="single" w:sz="8" w:space="0" w:color="auto"/>
            </w:tcBorders>
          </w:tcPr>
          <w:p w14:paraId="5B641191" w14:textId="11244B2F" w:rsidR="7F17A58D" w:rsidRPr="00AE3AF2" w:rsidRDefault="7F17A58D">
            <w:r w:rsidRPr="00AE3AF2">
              <w:rPr>
                <w:rFonts w:ascii="Arial" w:eastAsia="Arial" w:hAnsi="Arial" w:cs="Arial"/>
                <w:sz w:val="24"/>
                <w:szCs w:val="24"/>
              </w:rPr>
              <w:t xml:space="preserve"> </w:t>
            </w:r>
            <w:proofErr w:type="spellStart"/>
            <w:r w:rsidRPr="00AE3AF2">
              <w:rPr>
                <w:rFonts w:ascii="Arial" w:eastAsia="Arial" w:hAnsi="Arial" w:cs="Arial"/>
                <w:sz w:val="24"/>
                <w:szCs w:val="24"/>
              </w:rPr>
              <w:t>RF10</w:t>
            </w:r>
            <w:proofErr w:type="spellEnd"/>
            <w:r w:rsidRPr="00AE3AF2">
              <w:rPr>
                <w:rFonts w:ascii="Arial" w:eastAsia="Arial" w:hAnsi="Arial" w:cs="Arial"/>
                <w:sz w:val="24"/>
                <w:szCs w:val="24"/>
              </w:rPr>
              <w:t>: Fazer Login</w:t>
            </w:r>
          </w:p>
        </w:tc>
      </w:tr>
      <w:tr w:rsidR="7F17A58D" w:rsidRPr="00AE3AF2" w14:paraId="05EFAC83" w14:textId="77777777" w:rsidTr="69D804B8">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7580EBFA" w14:textId="082640B8" w:rsidR="7F17A58D" w:rsidRPr="00AE3AF2" w:rsidRDefault="7F17A58D">
            <w:r w:rsidRPr="00AE3AF2">
              <w:rPr>
                <w:rFonts w:ascii="Arial" w:eastAsia="Arial" w:hAnsi="Arial" w:cs="Arial"/>
                <w:b/>
                <w:bCs/>
                <w:color w:val="000000" w:themeColor="text1"/>
                <w:sz w:val="24"/>
                <w:szCs w:val="24"/>
              </w:rPr>
              <w:t xml:space="preserve"> Ator Principal</w:t>
            </w:r>
          </w:p>
        </w:tc>
        <w:tc>
          <w:tcPr>
            <w:tcW w:w="6645" w:type="dxa"/>
            <w:gridSpan w:val="2"/>
            <w:tcBorders>
              <w:top w:val="single" w:sz="8" w:space="0" w:color="auto"/>
              <w:left w:val="single" w:sz="8" w:space="0" w:color="auto"/>
              <w:bottom w:val="single" w:sz="8" w:space="0" w:color="auto"/>
              <w:right w:val="single" w:sz="8" w:space="0" w:color="auto"/>
            </w:tcBorders>
          </w:tcPr>
          <w:p w14:paraId="5A761F7D" w14:textId="56D14C93" w:rsidR="7F17A58D" w:rsidRPr="00AE3AF2" w:rsidRDefault="7F17A58D">
            <w:r w:rsidRPr="00AE3AF2">
              <w:rPr>
                <w:rFonts w:ascii="Arial" w:eastAsia="Arial" w:hAnsi="Arial" w:cs="Arial"/>
                <w:sz w:val="24"/>
                <w:szCs w:val="24"/>
              </w:rPr>
              <w:t>Colaborador</w:t>
            </w:r>
          </w:p>
        </w:tc>
      </w:tr>
      <w:tr w:rsidR="7F17A58D" w:rsidRPr="00AE3AF2" w14:paraId="4F3AACF0" w14:textId="77777777" w:rsidTr="69D804B8">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4242E059" w14:textId="31283ADC" w:rsidR="7F17A58D" w:rsidRPr="00AE3AF2" w:rsidRDefault="7F17A58D">
            <w:r w:rsidRPr="00AE3AF2">
              <w:rPr>
                <w:rFonts w:ascii="Arial" w:eastAsia="Arial" w:hAnsi="Arial" w:cs="Arial"/>
                <w:b/>
                <w:bCs/>
                <w:color w:val="000000" w:themeColor="text1"/>
                <w:sz w:val="24"/>
                <w:szCs w:val="24"/>
              </w:rPr>
              <w:t xml:space="preserve"> Ator Secundário</w:t>
            </w:r>
          </w:p>
        </w:tc>
        <w:tc>
          <w:tcPr>
            <w:tcW w:w="6645" w:type="dxa"/>
            <w:gridSpan w:val="2"/>
            <w:tcBorders>
              <w:top w:val="single" w:sz="8" w:space="0" w:color="auto"/>
              <w:left w:val="single" w:sz="8" w:space="0" w:color="auto"/>
              <w:bottom w:val="single" w:sz="8" w:space="0" w:color="auto"/>
              <w:right w:val="single" w:sz="8" w:space="0" w:color="auto"/>
            </w:tcBorders>
          </w:tcPr>
          <w:p w14:paraId="4E9DFF59" w14:textId="7B9B85EC" w:rsidR="7F17A58D" w:rsidRPr="00AE3AF2" w:rsidRDefault="7F17A58D"/>
        </w:tc>
      </w:tr>
      <w:tr w:rsidR="7F17A58D" w:rsidRPr="00AE3AF2" w14:paraId="31467DF7" w14:textId="77777777" w:rsidTr="69D804B8">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10EBD01F" w14:textId="729C3C95" w:rsidR="7F17A58D" w:rsidRPr="00AE3AF2" w:rsidRDefault="7F17A58D" w:rsidP="69D804B8">
            <w:pPr>
              <w:rPr>
                <w:rFonts w:ascii="Arial" w:eastAsia="Arial" w:hAnsi="Arial" w:cs="Arial"/>
                <w:b/>
                <w:bCs/>
                <w:color w:val="000000" w:themeColor="text1"/>
                <w:sz w:val="24"/>
                <w:szCs w:val="24"/>
              </w:rPr>
            </w:pPr>
            <w:r w:rsidRPr="00AE3AF2">
              <w:rPr>
                <w:rFonts w:ascii="Arial" w:eastAsia="Arial" w:hAnsi="Arial" w:cs="Arial"/>
                <w:b/>
                <w:bCs/>
                <w:color w:val="000000" w:themeColor="text1"/>
                <w:sz w:val="24"/>
                <w:szCs w:val="24"/>
              </w:rPr>
              <w:t xml:space="preserve"> Pré-condição</w:t>
            </w:r>
          </w:p>
        </w:tc>
        <w:tc>
          <w:tcPr>
            <w:tcW w:w="6645" w:type="dxa"/>
            <w:gridSpan w:val="2"/>
            <w:tcBorders>
              <w:top w:val="single" w:sz="8" w:space="0" w:color="auto"/>
              <w:left w:val="single" w:sz="8" w:space="0" w:color="auto"/>
              <w:bottom w:val="single" w:sz="8" w:space="0" w:color="auto"/>
              <w:right w:val="single" w:sz="8" w:space="0" w:color="auto"/>
            </w:tcBorders>
          </w:tcPr>
          <w:p w14:paraId="3650DDFF" w14:textId="51916D41" w:rsidR="7F17A58D" w:rsidRPr="00AE3AF2" w:rsidRDefault="3706F571" w:rsidP="69D804B8">
            <w:pPr>
              <w:spacing w:line="259" w:lineRule="auto"/>
              <w:rPr>
                <w:rFonts w:ascii="Arial" w:hAnsi="Arial" w:cs="Arial"/>
                <w:sz w:val="24"/>
                <w:szCs w:val="24"/>
              </w:rPr>
            </w:pPr>
            <w:r w:rsidRPr="00AE3AF2">
              <w:rPr>
                <w:rFonts w:ascii="Arial" w:hAnsi="Arial" w:cs="Arial"/>
                <w:sz w:val="24"/>
                <w:szCs w:val="24"/>
              </w:rPr>
              <w:t>Colaborador deve estar cadastrado.</w:t>
            </w:r>
          </w:p>
        </w:tc>
      </w:tr>
      <w:tr w:rsidR="7F17A58D" w:rsidRPr="00AE3AF2" w14:paraId="0CFB1FE5" w14:textId="77777777" w:rsidTr="69D804B8">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658280F" w14:textId="53A1628B" w:rsidR="7F17A58D" w:rsidRPr="00AE3AF2" w:rsidRDefault="7F17A58D">
            <w:r w:rsidRPr="00AE3AF2">
              <w:rPr>
                <w:rFonts w:ascii="Arial" w:eastAsia="Arial" w:hAnsi="Arial" w:cs="Arial"/>
                <w:b/>
                <w:bCs/>
                <w:color w:val="000000" w:themeColor="text1"/>
                <w:sz w:val="24"/>
                <w:szCs w:val="24"/>
              </w:rPr>
              <w:t xml:space="preserve"> Pós-condição</w:t>
            </w:r>
          </w:p>
        </w:tc>
        <w:tc>
          <w:tcPr>
            <w:tcW w:w="6645" w:type="dxa"/>
            <w:gridSpan w:val="2"/>
            <w:tcBorders>
              <w:top w:val="single" w:sz="8" w:space="0" w:color="auto"/>
              <w:left w:val="single" w:sz="8" w:space="0" w:color="auto"/>
              <w:bottom w:val="single" w:sz="8" w:space="0" w:color="auto"/>
              <w:right w:val="single" w:sz="8" w:space="0" w:color="auto"/>
            </w:tcBorders>
          </w:tcPr>
          <w:p w14:paraId="12EB99EA" w14:textId="70C4535D" w:rsidR="7F17A58D" w:rsidRPr="00AE3AF2" w:rsidRDefault="7F17A58D"/>
        </w:tc>
      </w:tr>
      <w:tr w:rsidR="7F17A58D" w:rsidRPr="00AE3AF2" w14:paraId="471085F5" w14:textId="77777777" w:rsidTr="69D804B8">
        <w:tc>
          <w:tcPr>
            <w:tcW w:w="4245" w:type="dxa"/>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B2E1E7E" w14:textId="0927C84C" w:rsidR="7F17A58D" w:rsidRPr="00AE3AF2" w:rsidRDefault="7F17A58D" w:rsidP="7F17A58D">
            <w:pPr>
              <w:jc w:val="center"/>
            </w:pPr>
            <w:r w:rsidRPr="00AE3AF2">
              <w:rPr>
                <w:rFonts w:ascii="Arial" w:eastAsia="Arial" w:hAnsi="Arial" w:cs="Arial"/>
                <w:b/>
                <w:bCs/>
                <w:color w:val="000000" w:themeColor="text1"/>
                <w:sz w:val="24"/>
                <w:szCs w:val="24"/>
              </w:rPr>
              <w:t>Ações do Ator</w:t>
            </w:r>
          </w:p>
        </w:tc>
        <w:tc>
          <w:tcPr>
            <w:tcW w:w="42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0A2EE7D3" w14:textId="795868BF" w:rsidR="7F17A58D" w:rsidRPr="00AE3AF2" w:rsidRDefault="7F17A58D" w:rsidP="7F17A58D">
            <w:pPr>
              <w:jc w:val="center"/>
            </w:pPr>
            <w:r w:rsidRPr="00AE3AF2">
              <w:rPr>
                <w:rFonts w:ascii="Arial" w:eastAsia="Arial" w:hAnsi="Arial" w:cs="Arial"/>
                <w:b/>
                <w:bCs/>
                <w:color w:val="000000" w:themeColor="text1"/>
                <w:sz w:val="24"/>
                <w:szCs w:val="24"/>
              </w:rPr>
              <w:t>Ações do Sistema</w:t>
            </w:r>
          </w:p>
        </w:tc>
      </w:tr>
      <w:tr w:rsidR="7F17A58D" w:rsidRPr="00AE3AF2" w14:paraId="12557AB4"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344F9682" w14:textId="71B497C5" w:rsidR="7F17A58D" w:rsidRPr="00AE3AF2" w:rsidRDefault="7F17A58D" w:rsidP="7F17A58D">
            <w:pPr>
              <w:jc w:val="both"/>
            </w:pPr>
            <w:r w:rsidRPr="00AE3AF2">
              <w:rPr>
                <w:rFonts w:ascii="Arial" w:eastAsia="Arial" w:hAnsi="Arial" w:cs="Arial"/>
                <w:sz w:val="24"/>
                <w:szCs w:val="24"/>
              </w:rPr>
              <w:t xml:space="preserve"> 1- O usuário acessa tela inicial</w:t>
            </w:r>
          </w:p>
        </w:tc>
        <w:tc>
          <w:tcPr>
            <w:tcW w:w="4245" w:type="dxa"/>
            <w:tcBorders>
              <w:top w:val="single" w:sz="8" w:space="0" w:color="auto"/>
              <w:left w:val="single" w:sz="8" w:space="0" w:color="auto"/>
              <w:bottom w:val="single" w:sz="8" w:space="0" w:color="auto"/>
              <w:right w:val="single" w:sz="8" w:space="0" w:color="auto"/>
            </w:tcBorders>
            <w:vAlign w:val="center"/>
          </w:tcPr>
          <w:p w14:paraId="2B5BD1BC" w14:textId="6830883C"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3B841EDE"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1D13BE80" w14:textId="44950AB0"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70964627" w14:textId="0E95B11F" w:rsidR="7F17A58D" w:rsidRPr="00AE3AF2" w:rsidRDefault="7F17A58D" w:rsidP="7F17A58D">
            <w:pPr>
              <w:jc w:val="both"/>
            </w:pPr>
            <w:r w:rsidRPr="00AE3AF2">
              <w:rPr>
                <w:rFonts w:ascii="Arial" w:eastAsia="Arial" w:hAnsi="Arial" w:cs="Arial"/>
                <w:sz w:val="24"/>
                <w:szCs w:val="24"/>
              </w:rPr>
              <w:t xml:space="preserve"> 2 - Sistema exibe na tela o logo e formulário de usuário e senha.</w:t>
            </w:r>
          </w:p>
        </w:tc>
      </w:tr>
      <w:tr w:rsidR="7F17A58D" w:rsidRPr="00AE3AF2" w14:paraId="29C51F00"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05E34EF3" w14:textId="66F7E617" w:rsidR="7F17A58D" w:rsidRPr="00AE3AF2" w:rsidRDefault="7F17A58D" w:rsidP="7F17A58D">
            <w:pPr>
              <w:jc w:val="both"/>
            </w:pPr>
            <w:r w:rsidRPr="00AE3AF2">
              <w:rPr>
                <w:rFonts w:ascii="Arial" w:eastAsia="Arial" w:hAnsi="Arial" w:cs="Arial"/>
                <w:sz w:val="24"/>
                <w:szCs w:val="24"/>
              </w:rPr>
              <w:t xml:space="preserve"> 3 - Usuário preenche os campos, E-mail e Senha.</w:t>
            </w:r>
          </w:p>
        </w:tc>
        <w:tc>
          <w:tcPr>
            <w:tcW w:w="4245" w:type="dxa"/>
            <w:tcBorders>
              <w:top w:val="single" w:sz="8" w:space="0" w:color="auto"/>
              <w:left w:val="single" w:sz="8" w:space="0" w:color="auto"/>
              <w:bottom w:val="single" w:sz="8" w:space="0" w:color="auto"/>
              <w:right w:val="single" w:sz="8" w:space="0" w:color="auto"/>
            </w:tcBorders>
            <w:vAlign w:val="center"/>
          </w:tcPr>
          <w:p w14:paraId="2C2F9FE9" w14:textId="62846179"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2888F276"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51BB1674" w14:textId="25EB0229"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3D172F40" w14:textId="032A7F6B" w:rsidR="7F17A58D" w:rsidRPr="00AE3AF2" w:rsidRDefault="7F17A58D" w:rsidP="7F17A58D">
            <w:pPr>
              <w:jc w:val="both"/>
            </w:pPr>
            <w:r w:rsidRPr="00AE3AF2">
              <w:rPr>
                <w:rFonts w:ascii="Arial" w:eastAsia="Arial" w:hAnsi="Arial" w:cs="Arial"/>
                <w:sz w:val="24"/>
                <w:szCs w:val="24"/>
              </w:rPr>
              <w:t xml:space="preserve"> 4 - Sistema exibe menu principal</w:t>
            </w:r>
            <w:r w:rsidR="00460BE3">
              <w:rPr>
                <w:rFonts w:ascii="Arial" w:eastAsia="Arial" w:hAnsi="Arial" w:cs="Arial"/>
                <w:sz w:val="24"/>
                <w:szCs w:val="24"/>
              </w:rPr>
              <w:t xml:space="preserve"> </w:t>
            </w:r>
            <w:r w:rsidR="00460BE3" w:rsidRPr="00460BE3">
              <w:rPr>
                <w:rFonts w:ascii="Arial" w:eastAsia="Arial" w:hAnsi="Arial" w:cs="Arial"/>
                <w:sz w:val="24"/>
                <w:szCs w:val="24"/>
                <w:highlight w:val="yellow"/>
              </w:rPr>
              <w:t>(de acordo com o nível do usuário)</w:t>
            </w:r>
            <w:r w:rsidRPr="00AE3AF2">
              <w:rPr>
                <w:rFonts w:ascii="Arial" w:eastAsia="Arial" w:hAnsi="Arial" w:cs="Arial"/>
                <w:sz w:val="24"/>
                <w:szCs w:val="24"/>
              </w:rPr>
              <w:t xml:space="preserve"> se o login estiver correto, se não, informa uma mensagem de login incorreto.</w:t>
            </w:r>
          </w:p>
        </w:tc>
      </w:tr>
      <w:tr w:rsidR="7F17A58D" w:rsidRPr="00AE3AF2" w14:paraId="627D70C6" w14:textId="77777777" w:rsidTr="69D804B8">
        <w:tc>
          <w:tcPr>
            <w:tcW w:w="1845" w:type="dxa"/>
            <w:tcBorders>
              <w:top w:val="single" w:sz="8" w:space="0" w:color="auto"/>
              <w:left w:val="nil"/>
              <w:bottom w:val="nil"/>
              <w:right w:val="nil"/>
            </w:tcBorders>
            <w:vAlign w:val="center"/>
          </w:tcPr>
          <w:p w14:paraId="686FC577" w14:textId="4336798B" w:rsidR="7F17A58D" w:rsidRPr="00AE3AF2" w:rsidRDefault="7F17A58D"/>
        </w:tc>
        <w:tc>
          <w:tcPr>
            <w:tcW w:w="2400" w:type="dxa"/>
            <w:tcBorders>
              <w:top w:val="nil"/>
              <w:left w:val="nil"/>
              <w:bottom w:val="nil"/>
              <w:right w:val="nil"/>
            </w:tcBorders>
            <w:vAlign w:val="center"/>
          </w:tcPr>
          <w:p w14:paraId="6035B653" w14:textId="74D8013D" w:rsidR="7F17A58D" w:rsidRPr="00AE3AF2" w:rsidRDefault="7F17A58D"/>
        </w:tc>
        <w:tc>
          <w:tcPr>
            <w:tcW w:w="4245" w:type="dxa"/>
            <w:tcBorders>
              <w:top w:val="single" w:sz="8" w:space="0" w:color="auto"/>
              <w:left w:val="nil"/>
              <w:bottom w:val="nil"/>
              <w:right w:val="nil"/>
            </w:tcBorders>
            <w:vAlign w:val="center"/>
          </w:tcPr>
          <w:p w14:paraId="6D79A418" w14:textId="2DEA40AB" w:rsidR="7F17A58D" w:rsidRPr="00AE3AF2" w:rsidRDefault="7F17A58D"/>
        </w:tc>
      </w:tr>
    </w:tbl>
    <w:p w14:paraId="18951F39" w14:textId="64AF130A" w:rsidR="00F0296F" w:rsidRPr="00AE3AF2" w:rsidRDefault="7F17A58D" w:rsidP="00B41A3C">
      <w:pPr>
        <w:rPr>
          <w:sz w:val="24"/>
          <w:szCs w:val="24"/>
        </w:rPr>
      </w:pPr>
      <w:r w:rsidRPr="00AE3AF2">
        <w:rPr>
          <w:rFonts w:ascii="Arial" w:eastAsia="Arial" w:hAnsi="Arial" w:cs="Arial"/>
          <w:color w:val="404040" w:themeColor="text1" w:themeTint="BF"/>
          <w:sz w:val="24"/>
          <w:szCs w:val="24"/>
        </w:rPr>
        <w:t xml:space="preserve"> </w:t>
      </w:r>
      <w:r w:rsidR="00AC0C4F" w:rsidRPr="00AE3AF2">
        <w:rPr>
          <w:sz w:val="24"/>
          <w:szCs w:val="24"/>
        </w:rPr>
        <w:t>Fonte: Autoria Própria</w:t>
      </w:r>
      <w:r w:rsidR="00F0296F" w:rsidRPr="00AE3AF2">
        <w:br/>
      </w:r>
    </w:p>
    <w:p w14:paraId="08122456" w14:textId="5A1F5B40" w:rsidR="00F0296F" w:rsidRPr="00AE3AF2" w:rsidRDefault="7F17A58D" w:rsidP="7F17A58D">
      <w:pPr>
        <w:spacing w:line="257" w:lineRule="auto"/>
      </w:pPr>
      <w:r w:rsidRPr="00AE3AF2">
        <w:rPr>
          <w:rFonts w:ascii="Arial" w:eastAsia="Arial" w:hAnsi="Arial" w:cs="Arial"/>
          <w:sz w:val="24"/>
          <w:szCs w:val="24"/>
        </w:rPr>
        <w:t xml:space="preserve"> </w:t>
      </w:r>
    </w:p>
    <w:p w14:paraId="15277BE6" w14:textId="1E017270" w:rsidR="00F0296F" w:rsidRPr="00AE3AF2" w:rsidRDefault="7F17A58D" w:rsidP="7F17A58D">
      <w:pPr>
        <w:spacing w:line="360" w:lineRule="auto"/>
        <w:jc w:val="center"/>
      </w:pPr>
      <w:r w:rsidRPr="00AE3AF2">
        <w:rPr>
          <w:rFonts w:ascii="Arial" w:eastAsia="Arial" w:hAnsi="Arial" w:cs="Arial"/>
          <w:color w:val="404040" w:themeColor="text1" w:themeTint="BF"/>
          <w:sz w:val="24"/>
          <w:szCs w:val="24"/>
        </w:rPr>
        <w:t xml:space="preserve">Quadro </w:t>
      </w:r>
      <w:r w:rsidR="2F3EAC70" w:rsidRPr="00AE3AF2">
        <w:rPr>
          <w:rFonts w:ascii="Arial" w:eastAsia="Arial" w:hAnsi="Arial" w:cs="Arial"/>
          <w:color w:val="404040" w:themeColor="text1" w:themeTint="BF"/>
          <w:sz w:val="24"/>
          <w:szCs w:val="24"/>
        </w:rPr>
        <w:t>12</w:t>
      </w:r>
      <w:r w:rsidRPr="00AE3AF2">
        <w:rPr>
          <w:rFonts w:ascii="Arial" w:eastAsia="Arial" w:hAnsi="Arial" w:cs="Arial"/>
          <w:color w:val="404040" w:themeColor="text1" w:themeTint="BF"/>
          <w:sz w:val="24"/>
          <w:szCs w:val="24"/>
        </w:rPr>
        <w:t xml:space="preserve"> - Descrição do Caso de Uso Gerar Relatórios</w:t>
      </w:r>
    </w:p>
    <w:tbl>
      <w:tblPr>
        <w:tblW w:w="0" w:type="auto"/>
        <w:tblInd w:w="9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980"/>
        <w:gridCol w:w="2265"/>
        <w:gridCol w:w="4245"/>
      </w:tblGrid>
      <w:tr w:rsidR="7F17A58D" w:rsidRPr="00AE3AF2" w14:paraId="506D0BD1" w14:textId="77777777" w:rsidTr="69D804B8">
        <w:tc>
          <w:tcPr>
            <w:tcW w:w="198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5411AA2" w14:textId="531FBF6C" w:rsidR="7F17A58D" w:rsidRPr="00AE3AF2" w:rsidRDefault="7F17A58D">
            <w:r w:rsidRPr="00AE3AF2">
              <w:rPr>
                <w:rFonts w:ascii="Arial" w:eastAsia="Arial" w:hAnsi="Arial" w:cs="Arial"/>
                <w:b/>
                <w:bCs/>
                <w:sz w:val="24"/>
                <w:szCs w:val="24"/>
              </w:rPr>
              <w:t xml:space="preserve"> Caso de Uso</w:t>
            </w:r>
          </w:p>
        </w:tc>
        <w:tc>
          <w:tcPr>
            <w:tcW w:w="6510" w:type="dxa"/>
            <w:gridSpan w:val="2"/>
            <w:tcBorders>
              <w:top w:val="single" w:sz="8" w:space="0" w:color="auto"/>
              <w:left w:val="single" w:sz="8" w:space="0" w:color="auto"/>
              <w:bottom w:val="single" w:sz="8" w:space="0" w:color="auto"/>
              <w:right w:val="single" w:sz="8" w:space="0" w:color="auto"/>
            </w:tcBorders>
          </w:tcPr>
          <w:p w14:paraId="03FD2ACC" w14:textId="11472B85" w:rsidR="7F17A58D" w:rsidRPr="00AE3AF2" w:rsidRDefault="7F17A58D">
            <w:proofErr w:type="spellStart"/>
            <w:r w:rsidRPr="00AE3AF2">
              <w:rPr>
                <w:rFonts w:ascii="Arial" w:eastAsia="Arial" w:hAnsi="Arial" w:cs="Arial"/>
                <w:sz w:val="24"/>
                <w:szCs w:val="24"/>
              </w:rPr>
              <w:t>RF11</w:t>
            </w:r>
            <w:proofErr w:type="spellEnd"/>
            <w:r w:rsidRPr="00AE3AF2">
              <w:rPr>
                <w:rFonts w:ascii="Arial" w:eastAsia="Arial" w:hAnsi="Arial" w:cs="Arial"/>
                <w:sz w:val="24"/>
                <w:szCs w:val="24"/>
              </w:rPr>
              <w:t>: Gerar Relatórios</w:t>
            </w:r>
          </w:p>
        </w:tc>
      </w:tr>
      <w:tr w:rsidR="7F17A58D" w:rsidRPr="00AE3AF2" w14:paraId="06A7B92E" w14:textId="77777777" w:rsidTr="69D804B8">
        <w:tc>
          <w:tcPr>
            <w:tcW w:w="198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42655BCA" w14:textId="3A566FFA" w:rsidR="7F17A58D" w:rsidRPr="00AE3AF2" w:rsidRDefault="7F17A58D">
            <w:r w:rsidRPr="00AE3AF2">
              <w:rPr>
                <w:rFonts w:ascii="Arial" w:eastAsia="Arial" w:hAnsi="Arial" w:cs="Arial"/>
                <w:b/>
                <w:bCs/>
                <w:color w:val="000000" w:themeColor="text1"/>
                <w:sz w:val="24"/>
                <w:szCs w:val="24"/>
              </w:rPr>
              <w:t xml:space="preserve"> Ator Principal</w:t>
            </w:r>
          </w:p>
        </w:tc>
        <w:tc>
          <w:tcPr>
            <w:tcW w:w="6510" w:type="dxa"/>
            <w:gridSpan w:val="2"/>
            <w:tcBorders>
              <w:top w:val="single" w:sz="8" w:space="0" w:color="auto"/>
              <w:left w:val="single" w:sz="8" w:space="0" w:color="auto"/>
              <w:bottom w:val="single" w:sz="8" w:space="0" w:color="auto"/>
              <w:right w:val="single" w:sz="8" w:space="0" w:color="auto"/>
            </w:tcBorders>
          </w:tcPr>
          <w:p w14:paraId="1B8CC67F" w14:textId="4085940B" w:rsidR="7F17A58D" w:rsidRPr="00AE3AF2" w:rsidRDefault="7F17A58D">
            <w:r w:rsidRPr="00AE3AF2">
              <w:rPr>
                <w:rFonts w:ascii="Arial" w:eastAsia="Arial" w:hAnsi="Arial" w:cs="Arial"/>
                <w:sz w:val="24"/>
                <w:szCs w:val="24"/>
              </w:rPr>
              <w:t>Colaborador do RH</w:t>
            </w:r>
          </w:p>
        </w:tc>
      </w:tr>
      <w:tr w:rsidR="7F17A58D" w:rsidRPr="00AE3AF2" w14:paraId="1ACC6D98" w14:textId="77777777" w:rsidTr="69D804B8">
        <w:tc>
          <w:tcPr>
            <w:tcW w:w="198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CB41D0C" w14:textId="70A27CF8" w:rsidR="7F17A58D" w:rsidRPr="00AE3AF2" w:rsidRDefault="7F17A58D">
            <w:r w:rsidRPr="00AE3AF2">
              <w:rPr>
                <w:rFonts w:ascii="Arial" w:eastAsia="Arial" w:hAnsi="Arial" w:cs="Arial"/>
                <w:b/>
                <w:bCs/>
                <w:color w:val="000000" w:themeColor="text1"/>
                <w:sz w:val="24"/>
                <w:szCs w:val="24"/>
              </w:rPr>
              <w:t xml:space="preserve"> Ator Secundário</w:t>
            </w:r>
          </w:p>
        </w:tc>
        <w:tc>
          <w:tcPr>
            <w:tcW w:w="6510" w:type="dxa"/>
            <w:gridSpan w:val="2"/>
            <w:tcBorders>
              <w:top w:val="single" w:sz="8" w:space="0" w:color="auto"/>
              <w:left w:val="single" w:sz="8" w:space="0" w:color="auto"/>
              <w:bottom w:val="single" w:sz="8" w:space="0" w:color="auto"/>
              <w:right w:val="single" w:sz="8" w:space="0" w:color="auto"/>
            </w:tcBorders>
          </w:tcPr>
          <w:p w14:paraId="65951B65" w14:textId="7BCBBEFD" w:rsidR="7F17A58D" w:rsidRPr="00AE3AF2" w:rsidRDefault="7F17A58D"/>
        </w:tc>
      </w:tr>
      <w:tr w:rsidR="7F17A58D" w:rsidRPr="00AE3AF2" w14:paraId="4C48D8A0" w14:textId="77777777" w:rsidTr="69D804B8">
        <w:tc>
          <w:tcPr>
            <w:tcW w:w="198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A34641D" w14:textId="41071E3E" w:rsidR="7F17A58D" w:rsidRPr="00AE3AF2" w:rsidRDefault="7F17A58D">
            <w:r w:rsidRPr="00AE3AF2">
              <w:rPr>
                <w:rFonts w:ascii="Arial" w:eastAsia="Arial" w:hAnsi="Arial" w:cs="Arial"/>
                <w:b/>
                <w:bCs/>
                <w:color w:val="000000" w:themeColor="text1"/>
                <w:sz w:val="24"/>
                <w:szCs w:val="24"/>
              </w:rPr>
              <w:lastRenderedPageBreak/>
              <w:t xml:space="preserve"> Pré-condição</w:t>
            </w:r>
          </w:p>
        </w:tc>
        <w:tc>
          <w:tcPr>
            <w:tcW w:w="6510" w:type="dxa"/>
            <w:gridSpan w:val="2"/>
            <w:tcBorders>
              <w:top w:val="single" w:sz="8" w:space="0" w:color="auto"/>
              <w:left w:val="single" w:sz="8" w:space="0" w:color="auto"/>
              <w:bottom w:val="single" w:sz="8" w:space="0" w:color="auto"/>
              <w:right w:val="single" w:sz="8" w:space="0" w:color="auto"/>
            </w:tcBorders>
          </w:tcPr>
          <w:p w14:paraId="64E64564" w14:textId="674700C4" w:rsidR="7F17A58D" w:rsidRPr="00AE3AF2" w:rsidRDefault="7F17A58D">
            <w:r w:rsidRPr="00AE3AF2">
              <w:rPr>
                <w:rFonts w:ascii="Arial" w:eastAsia="Arial" w:hAnsi="Arial" w:cs="Arial"/>
                <w:sz w:val="24"/>
                <w:szCs w:val="24"/>
              </w:rPr>
              <w:t>O usuário deverá estar logado.</w:t>
            </w:r>
          </w:p>
        </w:tc>
      </w:tr>
      <w:tr w:rsidR="7F17A58D" w:rsidRPr="00AE3AF2" w14:paraId="5986E91E" w14:textId="77777777" w:rsidTr="69D804B8">
        <w:tc>
          <w:tcPr>
            <w:tcW w:w="198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B829D14" w14:textId="2E575790" w:rsidR="7F17A58D" w:rsidRPr="00AE3AF2" w:rsidRDefault="7F17A58D">
            <w:r w:rsidRPr="00AE3AF2">
              <w:rPr>
                <w:rFonts w:ascii="Arial" w:eastAsia="Arial" w:hAnsi="Arial" w:cs="Arial"/>
                <w:b/>
                <w:bCs/>
                <w:color w:val="000000" w:themeColor="text1"/>
                <w:sz w:val="24"/>
                <w:szCs w:val="24"/>
              </w:rPr>
              <w:t xml:space="preserve"> Pós-condição</w:t>
            </w:r>
          </w:p>
        </w:tc>
        <w:tc>
          <w:tcPr>
            <w:tcW w:w="6510" w:type="dxa"/>
            <w:gridSpan w:val="2"/>
            <w:tcBorders>
              <w:top w:val="single" w:sz="8" w:space="0" w:color="auto"/>
              <w:left w:val="single" w:sz="8" w:space="0" w:color="auto"/>
              <w:bottom w:val="single" w:sz="8" w:space="0" w:color="auto"/>
              <w:right w:val="single" w:sz="8" w:space="0" w:color="auto"/>
            </w:tcBorders>
          </w:tcPr>
          <w:p w14:paraId="666F114E" w14:textId="3341C58C" w:rsidR="7F17A58D" w:rsidRPr="00AE3AF2" w:rsidRDefault="7F17A58D"/>
        </w:tc>
      </w:tr>
      <w:tr w:rsidR="7F17A58D" w:rsidRPr="00AE3AF2" w14:paraId="6CCEA0F2" w14:textId="77777777" w:rsidTr="69D804B8">
        <w:tc>
          <w:tcPr>
            <w:tcW w:w="4245" w:type="dxa"/>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7496AF6C" w14:textId="1B4077B9" w:rsidR="7F17A58D" w:rsidRPr="00AE3AF2" w:rsidRDefault="7F17A58D" w:rsidP="7F17A58D">
            <w:pPr>
              <w:jc w:val="center"/>
            </w:pPr>
            <w:r w:rsidRPr="00AE3AF2">
              <w:rPr>
                <w:rFonts w:ascii="Arial" w:eastAsia="Arial" w:hAnsi="Arial" w:cs="Arial"/>
                <w:b/>
                <w:bCs/>
                <w:color w:val="000000" w:themeColor="text1"/>
                <w:sz w:val="24"/>
                <w:szCs w:val="24"/>
              </w:rPr>
              <w:t>Ações do Ator</w:t>
            </w:r>
          </w:p>
        </w:tc>
        <w:tc>
          <w:tcPr>
            <w:tcW w:w="42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45A20BE0" w14:textId="4C4C9EC0" w:rsidR="7F17A58D" w:rsidRPr="00AE3AF2" w:rsidRDefault="7F17A58D" w:rsidP="7F17A58D">
            <w:pPr>
              <w:jc w:val="center"/>
            </w:pPr>
            <w:r w:rsidRPr="00AE3AF2">
              <w:rPr>
                <w:rFonts w:ascii="Arial" w:eastAsia="Arial" w:hAnsi="Arial" w:cs="Arial"/>
                <w:b/>
                <w:bCs/>
                <w:color w:val="000000" w:themeColor="text1"/>
                <w:sz w:val="24"/>
                <w:szCs w:val="24"/>
              </w:rPr>
              <w:t>Ações do Sistema</w:t>
            </w:r>
          </w:p>
        </w:tc>
      </w:tr>
      <w:tr w:rsidR="7F17A58D" w:rsidRPr="00AE3AF2" w14:paraId="150A5F41" w14:textId="77777777" w:rsidTr="69D804B8">
        <w:trPr>
          <w:trHeight w:val="780"/>
        </w:trPr>
        <w:tc>
          <w:tcPr>
            <w:tcW w:w="4245" w:type="dxa"/>
            <w:gridSpan w:val="2"/>
            <w:tcBorders>
              <w:top w:val="single" w:sz="8" w:space="0" w:color="auto"/>
              <w:left w:val="single" w:sz="8" w:space="0" w:color="auto"/>
              <w:bottom w:val="single" w:sz="8" w:space="0" w:color="auto"/>
              <w:right w:val="single" w:sz="8" w:space="0" w:color="auto"/>
            </w:tcBorders>
            <w:vAlign w:val="center"/>
          </w:tcPr>
          <w:p w14:paraId="19BC89E0" w14:textId="753C249F" w:rsidR="7F17A58D" w:rsidRPr="00AE3AF2" w:rsidRDefault="7F17A58D" w:rsidP="69D804B8">
            <w:pPr>
              <w:jc w:val="both"/>
              <w:rPr>
                <w:rFonts w:ascii="Arial" w:eastAsia="Arial" w:hAnsi="Arial" w:cs="Arial"/>
                <w:sz w:val="24"/>
                <w:szCs w:val="24"/>
                <w:highlight w:val="yellow"/>
              </w:rPr>
            </w:pPr>
            <w:r w:rsidRPr="00AE3AF2">
              <w:rPr>
                <w:rFonts w:ascii="Arial" w:eastAsia="Arial" w:hAnsi="Arial" w:cs="Arial"/>
                <w:sz w:val="24"/>
                <w:szCs w:val="24"/>
              </w:rPr>
              <w:t xml:space="preserve"> 1 - O usuário acessa a tela de relatórios</w:t>
            </w:r>
          </w:p>
        </w:tc>
        <w:tc>
          <w:tcPr>
            <w:tcW w:w="4245" w:type="dxa"/>
            <w:tcBorders>
              <w:top w:val="single" w:sz="8" w:space="0" w:color="auto"/>
              <w:left w:val="single" w:sz="8" w:space="0" w:color="auto"/>
              <w:bottom w:val="single" w:sz="8" w:space="0" w:color="auto"/>
              <w:right w:val="single" w:sz="8" w:space="0" w:color="auto"/>
            </w:tcBorders>
            <w:vAlign w:val="center"/>
          </w:tcPr>
          <w:p w14:paraId="0BA8C918" w14:textId="70C6CC7C" w:rsidR="7F17A58D" w:rsidRPr="00AE3AF2" w:rsidRDefault="7F17A58D" w:rsidP="69D804B8">
            <w:pPr>
              <w:jc w:val="both"/>
              <w:rPr>
                <w:rFonts w:ascii="Arial" w:eastAsia="Arial" w:hAnsi="Arial" w:cs="Arial"/>
                <w:sz w:val="24"/>
                <w:szCs w:val="24"/>
                <w:highlight w:val="yellow"/>
              </w:rPr>
            </w:pPr>
            <w:r w:rsidRPr="00AE3AF2">
              <w:rPr>
                <w:rFonts w:ascii="Arial" w:eastAsia="Arial" w:hAnsi="Arial" w:cs="Arial"/>
                <w:sz w:val="24"/>
                <w:szCs w:val="24"/>
              </w:rPr>
              <w:t xml:space="preserve"> </w:t>
            </w:r>
          </w:p>
        </w:tc>
      </w:tr>
      <w:tr w:rsidR="7F17A58D" w:rsidRPr="00AE3AF2" w14:paraId="448FCA7B"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05E961ED" w14:textId="4ABF1CF9"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387C7813" w14:textId="6D23A69A" w:rsidR="7F17A58D" w:rsidRPr="00AE3AF2" w:rsidRDefault="7F17A58D" w:rsidP="7F17A58D">
            <w:pPr>
              <w:jc w:val="both"/>
            </w:pPr>
            <w:r w:rsidRPr="00AE3AF2">
              <w:rPr>
                <w:rFonts w:ascii="Arial" w:eastAsia="Arial" w:hAnsi="Arial" w:cs="Arial"/>
                <w:sz w:val="24"/>
                <w:szCs w:val="24"/>
              </w:rPr>
              <w:t xml:space="preserve"> 2 - Sistema exibe na tela as opções de relatório existente</w:t>
            </w:r>
            <w:r w:rsidR="008C6969" w:rsidRPr="00AE3AF2">
              <w:rPr>
                <w:rFonts w:ascii="Arial" w:eastAsia="Arial" w:hAnsi="Arial" w:cs="Arial"/>
                <w:sz w:val="24"/>
                <w:szCs w:val="24"/>
              </w:rPr>
              <w:t xml:space="preserve"> e um campo para filtro.</w:t>
            </w:r>
          </w:p>
        </w:tc>
      </w:tr>
      <w:tr w:rsidR="7F17A58D" w:rsidRPr="00AE3AF2" w14:paraId="216F3BE2"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7CF58F84" w14:textId="731F8397" w:rsidR="7F17A58D" w:rsidRPr="00AE3AF2" w:rsidRDefault="7F17A58D" w:rsidP="7F17A58D">
            <w:pPr>
              <w:jc w:val="both"/>
            </w:pPr>
            <w:r w:rsidRPr="00AE3AF2">
              <w:rPr>
                <w:rFonts w:ascii="Arial" w:eastAsia="Arial" w:hAnsi="Arial" w:cs="Arial"/>
                <w:sz w:val="24"/>
                <w:szCs w:val="24"/>
              </w:rPr>
              <w:t xml:space="preserve"> </w:t>
            </w:r>
            <w:r w:rsidRPr="00456F03">
              <w:rPr>
                <w:rFonts w:ascii="Arial" w:eastAsia="Arial" w:hAnsi="Arial" w:cs="Arial"/>
                <w:sz w:val="24"/>
                <w:szCs w:val="24"/>
                <w:highlight w:val="yellow"/>
              </w:rPr>
              <w:t>3 – Usuário selecion</w:t>
            </w:r>
            <w:r w:rsidR="00456F03">
              <w:rPr>
                <w:rFonts w:ascii="Arial" w:eastAsia="Arial" w:hAnsi="Arial" w:cs="Arial"/>
                <w:sz w:val="24"/>
                <w:szCs w:val="24"/>
                <w:highlight w:val="yellow"/>
              </w:rPr>
              <w:t>a</w:t>
            </w:r>
            <w:r w:rsidRPr="00456F03">
              <w:rPr>
                <w:rFonts w:ascii="Arial" w:eastAsia="Arial" w:hAnsi="Arial" w:cs="Arial"/>
                <w:sz w:val="24"/>
                <w:szCs w:val="24"/>
                <w:highlight w:val="yellow"/>
              </w:rPr>
              <w:t xml:space="preserve"> </w:t>
            </w:r>
            <w:r w:rsidR="00456F03">
              <w:rPr>
                <w:rFonts w:ascii="Arial" w:eastAsia="Arial" w:hAnsi="Arial" w:cs="Arial"/>
                <w:sz w:val="24"/>
                <w:szCs w:val="24"/>
                <w:highlight w:val="yellow"/>
              </w:rPr>
              <w:t>a opção de relatório desejado</w:t>
            </w:r>
            <w:r w:rsidR="00456F03" w:rsidRPr="00456F03">
              <w:rPr>
                <w:rFonts w:ascii="Arial" w:eastAsia="Arial" w:hAnsi="Arial" w:cs="Arial"/>
                <w:sz w:val="24"/>
                <w:szCs w:val="24"/>
                <w:highlight w:val="yellow"/>
              </w:rPr>
              <w:t xml:space="preserve"> </w:t>
            </w:r>
            <w:r w:rsidRPr="00456F03">
              <w:rPr>
                <w:rFonts w:ascii="Arial" w:eastAsia="Arial" w:hAnsi="Arial" w:cs="Arial"/>
                <w:sz w:val="24"/>
                <w:szCs w:val="24"/>
                <w:highlight w:val="yellow"/>
              </w:rPr>
              <w:t>(Benefício, Plano de Carreira, Cargo etc.)</w:t>
            </w:r>
            <w:r w:rsidR="008C6969" w:rsidRPr="00456F03">
              <w:rPr>
                <w:rFonts w:ascii="Arial" w:eastAsia="Arial" w:hAnsi="Arial" w:cs="Arial"/>
                <w:sz w:val="24"/>
                <w:szCs w:val="24"/>
                <w:highlight w:val="yellow"/>
              </w:rPr>
              <w:t xml:space="preserve"> e se </w:t>
            </w:r>
            <w:r w:rsidR="00456F03" w:rsidRPr="00456F03">
              <w:rPr>
                <w:rFonts w:ascii="Arial" w:eastAsia="Arial" w:hAnsi="Arial" w:cs="Arial"/>
                <w:sz w:val="24"/>
                <w:szCs w:val="24"/>
                <w:highlight w:val="yellow"/>
              </w:rPr>
              <w:t>desejar preenche os campos de filtros.</w:t>
            </w:r>
          </w:p>
        </w:tc>
        <w:tc>
          <w:tcPr>
            <w:tcW w:w="4245" w:type="dxa"/>
            <w:tcBorders>
              <w:top w:val="single" w:sz="8" w:space="0" w:color="auto"/>
              <w:left w:val="single" w:sz="8" w:space="0" w:color="auto"/>
              <w:bottom w:val="single" w:sz="8" w:space="0" w:color="auto"/>
              <w:right w:val="single" w:sz="8" w:space="0" w:color="auto"/>
            </w:tcBorders>
            <w:vAlign w:val="center"/>
          </w:tcPr>
          <w:p w14:paraId="52C299B0" w14:textId="372CC180"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16E813E6"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2607717D" w14:textId="2BF6C5F3"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53716924" w14:textId="02A2B747" w:rsidR="7F17A58D" w:rsidRPr="00AE3AF2" w:rsidRDefault="7F17A58D" w:rsidP="7F17A58D">
            <w:pPr>
              <w:jc w:val="both"/>
            </w:pPr>
            <w:r w:rsidRPr="00AE3AF2">
              <w:rPr>
                <w:rFonts w:ascii="Arial" w:eastAsia="Arial" w:hAnsi="Arial" w:cs="Arial"/>
                <w:sz w:val="24"/>
                <w:szCs w:val="24"/>
              </w:rPr>
              <w:t xml:space="preserve"> 4 - Sistema exibe uma lista com todos os tipos de formulários naquele módulo </w:t>
            </w:r>
          </w:p>
        </w:tc>
      </w:tr>
      <w:tr w:rsidR="7F17A58D" w:rsidRPr="00AE3AF2" w14:paraId="1355D74A"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0882D11C" w14:textId="3D81D928" w:rsidR="7F17A58D" w:rsidRPr="00AE3AF2" w:rsidRDefault="7F17A58D" w:rsidP="7F17A58D">
            <w:pPr>
              <w:jc w:val="both"/>
            </w:pPr>
            <w:r w:rsidRPr="00AE3AF2">
              <w:rPr>
                <w:rFonts w:ascii="Arial" w:eastAsia="Arial" w:hAnsi="Arial" w:cs="Arial"/>
                <w:sz w:val="24"/>
                <w:szCs w:val="24"/>
              </w:rPr>
              <w:t xml:space="preserve"> 5 - Usuário seleciona o tipo e o período de datas do relatório</w:t>
            </w:r>
          </w:p>
        </w:tc>
        <w:tc>
          <w:tcPr>
            <w:tcW w:w="4245" w:type="dxa"/>
            <w:tcBorders>
              <w:top w:val="single" w:sz="8" w:space="0" w:color="auto"/>
              <w:left w:val="single" w:sz="8" w:space="0" w:color="auto"/>
              <w:bottom w:val="single" w:sz="8" w:space="0" w:color="auto"/>
              <w:right w:val="single" w:sz="8" w:space="0" w:color="auto"/>
            </w:tcBorders>
            <w:vAlign w:val="center"/>
          </w:tcPr>
          <w:p w14:paraId="547377F7" w14:textId="122901F6"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7D3755F1" w14:textId="77777777" w:rsidTr="69D804B8">
        <w:tc>
          <w:tcPr>
            <w:tcW w:w="4245" w:type="dxa"/>
            <w:gridSpan w:val="2"/>
            <w:tcBorders>
              <w:top w:val="single" w:sz="8" w:space="0" w:color="auto"/>
              <w:left w:val="single" w:sz="8" w:space="0" w:color="auto"/>
              <w:bottom w:val="single" w:sz="8" w:space="0" w:color="auto"/>
              <w:right w:val="single" w:sz="8" w:space="0" w:color="auto"/>
            </w:tcBorders>
            <w:vAlign w:val="center"/>
          </w:tcPr>
          <w:p w14:paraId="2A4CBF17" w14:textId="6D983A5D"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1C37465F" w14:textId="6BF4E16D" w:rsidR="7F17A58D" w:rsidRPr="00AE3AF2" w:rsidRDefault="7F17A58D" w:rsidP="7F17A58D">
            <w:pPr>
              <w:jc w:val="both"/>
            </w:pPr>
            <w:r w:rsidRPr="00AE3AF2">
              <w:rPr>
                <w:rFonts w:ascii="Arial" w:eastAsia="Arial" w:hAnsi="Arial" w:cs="Arial"/>
                <w:sz w:val="24"/>
                <w:szCs w:val="24"/>
              </w:rPr>
              <w:t xml:space="preserve"> 6 - Sistema exibe na tela as informações referentes aquele relatório, usando dados do período informado.</w:t>
            </w:r>
          </w:p>
        </w:tc>
      </w:tr>
      <w:tr w:rsidR="7F17A58D" w:rsidRPr="00AE3AF2" w14:paraId="222223E2" w14:textId="77777777" w:rsidTr="69D804B8">
        <w:tc>
          <w:tcPr>
            <w:tcW w:w="1980" w:type="dxa"/>
            <w:tcBorders>
              <w:top w:val="single" w:sz="8" w:space="0" w:color="auto"/>
              <w:left w:val="nil"/>
              <w:bottom w:val="nil"/>
              <w:right w:val="nil"/>
            </w:tcBorders>
            <w:vAlign w:val="center"/>
          </w:tcPr>
          <w:p w14:paraId="2515610A" w14:textId="792977DC" w:rsidR="7F17A58D" w:rsidRPr="00AE3AF2" w:rsidRDefault="7F17A58D"/>
        </w:tc>
        <w:tc>
          <w:tcPr>
            <w:tcW w:w="2265" w:type="dxa"/>
            <w:tcBorders>
              <w:top w:val="nil"/>
              <w:left w:val="nil"/>
              <w:bottom w:val="nil"/>
              <w:right w:val="nil"/>
            </w:tcBorders>
            <w:vAlign w:val="center"/>
          </w:tcPr>
          <w:p w14:paraId="11D21FC7" w14:textId="5AA39D81" w:rsidR="7F17A58D" w:rsidRPr="00AE3AF2" w:rsidRDefault="7F17A58D"/>
        </w:tc>
        <w:tc>
          <w:tcPr>
            <w:tcW w:w="4245" w:type="dxa"/>
            <w:tcBorders>
              <w:top w:val="single" w:sz="8" w:space="0" w:color="auto"/>
              <w:left w:val="nil"/>
              <w:bottom w:val="nil"/>
              <w:right w:val="nil"/>
            </w:tcBorders>
            <w:vAlign w:val="center"/>
          </w:tcPr>
          <w:p w14:paraId="03EF1601" w14:textId="42747E32" w:rsidR="7F17A58D" w:rsidRPr="00AE3AF2" w:rsidRDefault="7F17A58D"/>
        </w:tc>
      </w:tr>
    </w:tbl>
    <w:p w14:paraId="2FAD4381" w14:textId="77777777" w:rsidR="00AC0C4F" w:rsidRPr="00AE3AF2" w:rsidRDefault="7F17A58D" w:rsidP="00AC0C4F">
      <w:pPr>
        <w:rPr>
          <w:sz w:val="24"/>
          <w:szCs w:val="24"/>
        </w:rPr>
      </w:pPr>
      <w:r w:rsidRPr="00AE3AF2">
        <w:rPr>
          <w:rFonts w:ascii="Arial" w:eastAsia="Arial" w:hAnsi="Arial" w:cs="Arial"/>
          <w:sz w:val="24"/>
          <w:szCs w:val="24"/>
        </w:rPr>
        <w:t xml:space="preserve"> </w:t>
      </w:r>
      <w:r w:rsidR="00AC0C4F" w:rsidRPr="00AE3AF2">
        <w:rPr>
          <w:sz w:val="24"/>
          <w:szCs w:val="24"/>
        </w:rPr>
        <w:t>Fonte: Autoria Própria</w:t>
      </w:r>
    </w:p>
    <w:p w14:paraId="72147292" w14:textId="7E0FF17F" w:rsidR="00F0296F" w:rsidRPr="00AE3AF2" w:rsidRDefault="00F0296F" w:rsidP="7F17A58D">
      <w:pPr>
        <w:spacing w:line="257" w:lineRule="auto"/>
      </w:pPr>
    </w:p>
    <w:p w14:paraId="448C40E4" w14:textId="77777777" w:rsidR="00B41A3C" w:rsidRPr="00AE3AF2" w:rsidRDefault="00B41A3C" w:rsidP="7F17A58D">
      <w:pPr>
        <w:spacing w:line="257" w:lineRule="auto"/>
      </w:pPr>
    </w:p>
    <w:p w14:paraId="7A23DF3A" w14:textId="023428CD" w:rsidR="00F0296F" w:rsidRPr="00AE3AF2" w:rsidRDefault="7F17A58D" w:rsidP="7F17A58D">
      <w:pPr>
        <w:spacing w:line="360" w:lineRule="auto"/>
        <w:jc w:val="center"/>
      </w:pPr>
      <w:r w:rsidRPr="00AE3AF2">
        <w:rPr>
          <w:rFonts w:ascii="Arial" w:eastAsia="Arial" w:hAnsi="Arial" w:cs="Arial"/>
          <w:color w:val="404040" w:themeColor="text1" w:themeTint="BF"/>
          <w:sz w:val="24"/>
          <w:szCs w:val="24"/>
        </w:rPr>
        <w:t xml:space="preserve">Quadro </w:t>
      </w:r>
      <w:r w:rsidR="2F3EAC70" w:rsidRPr="00AE3AF2">
        <w:rPr>
          <w:rFonts w:ascii="Arial" w:eastAsia="Arial" w:hAnsi="Arial" w:cs="Arial"/>
          <w:color w:val="404040" w:themeColor="text1" w:themeTint="BF"/>
          <w:sz w:val="24"/>
          <w:szCs w:val="24"/>
        </w:rPr>
        <w:t>13</w:t>
      </w:r>
      <w:r w:rsidRPr="00AE3AF2">
        <w:rPr>
          <w:rFonts w:ascii="Arial" w:eastAsia="Arial" w:hAnsi="Arial" w:cs="Arial"/>
          <w:color w:val="404040" w:themeColor="text1" w:themeTint="BF"/>
          <w:sz w:val="24"/>
          <w:szCs w:val="24"/>
        </w:rPr>
        <w:t xml:space="preserve"> - Descrição do Caso de Uso Gerenciar Plano de Carreira</w:t>
      </w:r>
    </w:p>
    <w:tbl>
      <w:tblPr>
        <w:tblW w:w="0" w:type="auto"/>
        <w:tblInd w:w="9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980"/>
        <w:gridCol w:w="2265"/>
        <w:gridCol w:w="4245"/>
      </w:tblGrid>
      <w:tr w:rsidR="7F17A58D" w:rsidRPr="00AE3AF2" w14:paraId="5C089DBC" w14:textId="77777777" w:rsidTr="3168B8FD">
        <w:tc>
          <w:tcPr>
            <w:tcW w:w="198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3E2BC82" w14:textId="1B407C53" w:rsidR="7F17A58D" w:rsidRPr="00AE3AF2" w:rsidRDefault="7F17A58D">
            <w:r w:rsidRPr="00AE3AF2">
              <w:rPr>
                <w:rFonts w:ascii="Arial" w:eastAsia="Arial" w:hAnsi="Arial" w:cs="Arial"/>
                <w:b/>
                <w:bCs/>
                <w:sz w:val="24"/>
                <w:szCs w:val="24"/>
              </w:rPr>
              <w:t xml:space="preserve"> Caso de Uso</w:t>
            </w:r>
          </w:p>
        </w:tc>
        <w:tc>
          <w:tcPr>
            <w:tcW w:w="6510" w:type="dxa"/>
            <w:gridSpan w:val="2"/>
            <w:tcBorders>
              <w:top w:val="single" w:sz="8" w:space="0" w:color="auto"/>
              <w:left w:val="single" w:sz="8" w:space="0" w:color="auto"/>
              <w:bottom w:val="single" w:sz="8" w:space="0" w:color="auto"/>
              <w:right w:val="single" w:sz="8" w:space="0" w:color="auto"/>
            </w:tcBorders>
          </w:tcPr>
          <w:p w14:paraId="2603821D" w14:textId="3CF63E9E" w:rsidR="7F17A58D" w:rsidRPr="00AE3AF2" w:rsidRDefault="7F17A58D">
            <w:proofErr w:type="spellStart"/>
            <w:r w:rsidRPr="00AE3AF2">
              <w:rPr>
                <w:rFonts w:ascii="Arial" w:eastAsia="Arial" w:hAnsi="Arial" w:cs="Arial"/>
                <w:sz w:val="24"/>
                <w:szCs w:val="24"/>
              </w:rPr>
              <w:t>RF12</w:t>
            </w:r>
            <w:proofErr w:type="spellEnd"/>
            <w:r w:rsidRPr="00AE3AF2">
              <w:rPr>
                <w:rFonts w:ascii="Arial" w:eastAsia="Arial" w:hAnsi="Arial" w:cs="Arial"/>
                <w:sz w:val="24"/>
                <w:szCs w:val="24"/>
              </w:rPr>
              <w:t>: Gerenciar Plano de Carreira</w:t>
            </w:r>
          </w:p>
        </w:tc>
      </w:tr>
      <w:tr w:rsidR="7F17A58D" w:rsidRPr="00AE3AF2" w14:paraId="6490FE73" w14:textId="77777777" w:rsidTr="3168B8FD">
        <w:tc>
          <w:tcPr>
            <w:tcW w:w="198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7C99E65" w14:textId="08360692" w:rsidR="7F17A58D" w:rsidRPr="00AE3AF2" w:rsidRDefault="7F17A58D">
            <w:r w:rsidRPr="00AE3AF2">
              <w:rPr>
                <w:rFonts w:ascii="Arial" w:eastAsia="Arial" w:hAnsi="Arial" w:cs="Arial"/>
                <w:b/>
                <w:bCs/>
                <w:color w:val="000000" w:themeColor="text1"/>
                <w:sz w:val="24"/>
                <w:szCs w:val="24"/>
              </w:rPr>
              <w:t xml:space="preserve"> Ator Principal</w:t>
            </w:r>
          </w:p>
        </w:tc>
        <w:tc>
          <w:tcPr>
            <w:tcW w:w="6510" w:type="dxa"/>
            <w:gridSpan w:val="2"/>
            <w:tcBorders>
              <w:top w:val="single" w:sz="8" w:space="0" w:color="auto"/>
              <w:left w:val="single" w:sz="8" w:space="0" w:color="auto"/>
              <w:bottom w:val="single" w:sz="8" w:space="0" w:color="auto"/>
              <w:right w:val="single" w:sz="8" w:space="0" w:color="auto"/>
            </w:tcBorders>
          </w:tcPr>
          <w:p w14:paraId="076EC5C3" w14:textId="74BBD3B0" w:rsidR="7F17A58D" w:rsidRPr="00AE3AF2" w:rsidRDefault="7F17A58D">
            <w:r w:rsidRPr="00AE3AF2">
              <w:rPr>
                <w:rFonts w:ascii="Arial" w:eastAsia="Arial" w:hAnsi="Arial" w:cs="Arial"/>
                <w:sz w:val="24"/>
                <w:szCs w:val="24"/>
              </w:rPr>
              <w:t>Colaborador do RH</w:t>
            </w:r>
          </w:p>
        </w:tc>
      </w:tr>
      <w:tr w:rsidR="7F17A58D" w:rsidRPr="00AE3AF2" w14:paraId="220FC835" w14:textId="77777777" w:rsidTr="3168B8FD">
        <w:tc>
          <w:tcPr>
            <w:tcW w:w="198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0136724B" w14:textId="5A54AC83" w:rsidR="7F17A58D" w:rsidRPr="00AE3AF2" w:rsidRDefault="7F17A58D">
            <w:r w:rsidRPr="00AE3AF2">
              <w:rPr>
                <w:rFonts w:ascii="Arial" w:eastAsia="Arial" w:hAnsi="Arial" w:cs="Arial"/>
                <w:b/>
                <w:bCs/>
                <w:color w:val="000000" w:themeColor="text1"/>
                <w:sz w:val="24"/>
                <w:szCs w:val="24"/>
              </w:rPr>
              <w:t xml:space="preserve"> Ator Secundário</w:t>
            </w:r>
          </w:p>
        </w:tc>
        <w:tc>
          <w:tcPr>
            <w:tcW w:w="6510" w:type="dxa"/>
            <w:gridSpan w:val="2"/>
            <w:tcBorders>
              <w:top w:val="single" w:sz="8" w:space="0" w:color="auto"/>
              <w:left w:val="single" w:sz="8" w:space="0" w:color="auto"/>
              <w:bottom w:val="single" w:sz="8" w:space="0" w:color="auto"/>
              <w:right w:val="single" w:sz="8" w:space="0" w:color="auto"/>
            </w:tcBorders>
          </w:tcPr>
          <w:p w14:paraId="3328E0A1" w14:textId="7D1BEA2E" w:rsidR="7F17A58D" w:rsidRPr="00AE3AF2" w:rsidRDefault="7F17A58D"/>
        </w:tc>
      </w:tr>
      <w:tr w:rsidR="7F17A58D" w:rsidRPr="00AE3AF2" w14:paraId="62CF9148" w14:textId="77777777" w:rsidTr="3168B8FD">
        <w:tc>
          <w:tcPr>
            <w:tcW w:w="198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747094A" w14:textId="6F829AF8" w:rsidR="7F17A58D" w:rsidRPr="00AE3AF2" w:rsidRDefault="7F17A58D">
            <w:r w:rsidRPr="00AE3AF2">
              <w:rPr>
                <w:rFonts w:ascii="Arial" w:eastAsia="Arial" w:hAnsi="Arial" w:cs="Arial"/>
                <w:b/>
                <w:bCs/>
                <w:color w:val="000000" w:themeColor="text1"/>
                <w:sz w:val="24"/>
                <w:szCs w:val="24"/>
              </w:rPr>
              <w:t xml:space="preserve"> Pré-condição</w:t>
            </w:r>
          </w:p>
        </w:tc>
        <w:tc>
          <w:tcPr>
            <w:tcW w:w="6510" w:type="dxa"/>
            <w:gridSpan w:val="2"/>
            <w:tcBorders>
              <w:top w:val="single" w:sz="8" w:space="0" w:color="auto"/>
              <w:left w:val="single" w:sz="8" w:space="0" w:color="auto"/>
              <w:bottom w:val="single" w:sz="8" w:space="0" w:color="auto"/>
              <w:right w:val="single" w:sz="8" w:space="0" w:color="auto"/>
            </w:tcBorders>
          </w:tcPr>
          <w:p w14:paraId="4B253EEF" w14:textId="08670E30" w:rsidR="7F17A58D" w:rsidRPr="00AE3AF2" w:rsidRDefault="7F17A58D">
            <w:r w:rsidRPr="00AE3AF2">
              <w:rPr>
                <w:rFonts w:ascii="Arial" w:eastAsia="Arial" w:hAnsi="Arial" w:cs="Arial"/>
                <w:sz w:val="24"/>
                <w:szCs w:val="24"/>
              </w:rPr>
              <w:t>O usuário deverá estar logado.</w:t>
            </w:r>
          </w:p>
        </w:tc>
      </w:tr>
      <w:tr w:rsidR="7F17A58D" w:rsidRPr="00AE3AF2" w14:paraId="0590598B" w14:textId="77777777" w:rsidTr="3168B8FD">
        <w:tc>
          <w:tcPr>
            <w:tcW w:w="198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5A5DAFB" w14:textId="22AEA867" w:rsidR="7F17A58D" w:rsidRPr="00AE3AF2" w:rsidRDefault="7F17A58D">
            <w:r w:rsidRPr="00AE3AF2">
              <w:rPr>
                <w:rFonts w:ascii="Arial" w:eastAsia="Arial" w:hAnsi="Arial" w:cs="Arial"/>
                <w:b/>
                <w:bCs/>
                <w:color w:val="000000" w:themeColor="text1"/>
                <w:sz w:val="24"/>
                <w:szCs w:val="24"/>
              </w:rPr>
              <w:t xml:space="preserve"> Pós-condição</w:t>
            </w:r>
          </w:p>
        </w:tc>
        <w:tc>
          <w:tcPr>
            <w:tcW w:w="6510" w:type="dxa"/>
            <w:gridSpan w:val="2"/>
            <w:tcBorders>
              <w:top w:val="single" w:sz="8" w:space="0" w:color="auto"/>
              <w:left w:val="single" w:sz="8" w:space="0" w:color="auto"/>
              <w:bottom w:val="single" w:sz="8" w:space="0" w:color="auto"/>
              <w:right w:val="single" w:sz="8" w:space="0" w:color="auto"/>
            </w:tcBorders>
          </w:tcPr>
          <w:p w14:paraId="7B3CC65A" w14:textId="6F9A353A" w:rsidR="7F17A58D" w:rsidRPr="00AE3AF2" w:rsidRDefault="7F17A58D"/>
        </w:tc>
      </w:tr>
      <w:tr w:rsidR="7F17A58D" w:rsidRPr="00AE3AF2" w14:paraId="398D0FBE" w14:textId="77777777" w:rsidTr="3168B8FD">
        <w:tc>
          <w:tcPr>
            <w:tcW w:w="4245" w:type="dxa"/>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009ED682" w14:textId="3D111379" w:rsidR="7F17A58D" w:rsidRPr="00AE3AF2" w:rsidRDefault="7F17A58D" w:rsidP="7F17A58D">
            <w:pPr>
              <w:jc w:val="center"/>
            </w:pPr>
            <w:r w:rsidRPr="00AE3AF2">
              <w:rPr>
                <w:rFonts w:ascii="Arial" w:eastAsia="Arial" w:hAnsi="Arial" w:cs="Arial"/>
                <w:b/>
                <w:bCs/>
                <w:color w:val="000000" w:themeColor="text1"/>
                <w:sz w:val="24"/>
                <w:szCs w:val="24"/>
              </w:rPr>
              <w:t>Ações do Ator</w:t>
            </w:r>
          </w:p>
        </w:tc>
        <w:tc>
          <w:tcPr>
            <w:tcW w:w="42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7A9C8FC0" w14:textId="18EFA96C" w:rsidR="7F17A58D" w:rsidRPr="00AE3AF2" w:rsidRDefault="7F17A58D" w:rsidP="7F17A58D">
            <w:pPr>
              <w:jc w:val="center"/>
            </w:pPr>
            <w:r w:rsidRPr="00AE3AF2">
              <w:rPr>
                <w:rFonts w:ascii="Arial" w:eastAsia="Arial" w:hAnsi="Arial" w:cs="Arial"/>
                <w:b/>
                <w:bCs/>
                <w:color w:val="000000" w:themeColor="text1"/>
                <w:sz w:val="24"/>
                <w:szCs w:val="24"/>
              </w:rPr>
              <w:t>Ações do Sistema</w:t>
            </w:r>
          </w:p>
        </w:tc>
      </w:tr>
      <w:tr w:rsidR="7F17A58D" w:rsidRPr="00AE3AF2" w14:paraId="0B36506F" w14:textId="77777777" w:rsidTr="3168B8FD">
        <w:tc>
          <w:tcPr>
            <w:tcW w:w="8490" w:type="dxa"/>
            <w:gridSpan w:val="3"/>
            <w:tcBorders>
              <w:top w:val="single" w:sz="8" w:space="0" w:color="auto"/>
              <w:left w:val="nil"/>
              <w:bottom w:val="nil"/>
              <w:right w:val="nil"/>
            </w:tcBorders>
          </w:tcPr>
          <w:p w14:paraId="1491A843" w14:textId="1343BB94" w:rsidR="7F17A58D" w:rsidRPr="00AE3AF2" w:rsidRDefault="7F17A58D" w:rsidP="7F17A58D">
            <w:pPr>
              <w:jc w:val="center"/>
            </w:pPr>
            <w:r w:rsidRPr="00AE3AF2">
              <w:rPr>
                <w:rFonts w:ascii="Arial" w:eastAsia="Arial" w:hAnsi="Arial" w:cs="Arial"/>
                <w:b/>
                <w:bCs/>
                <w:sz w:val="24"/>
                <w:szCs w:val="24"/>
              </w:rPr>
              <w:t>Cadastrar</w:t>
            </w:r>
          </w:p>
        </w:tc>
      </w:tr>
      <w:tr w:rsidR="7F17A58D" w:rsidRPr="00AE3AF2" w14:paraId="25E5232F"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60777826" w14:textId="243EF499" w:rsidR="7F17A58D" w:rsidRPr="00AE3AF2" w:rsidRDefault="7F17A58D" w:rsidP="7F17A58D">
            <w:pPr>
              <w:jc w:val="both"/>
            </w:pPr>
            <w:r w:rsidRPr="00AE3AF2">
              <w:rPr>
                <w:rFonts w:ascii="Arial" w:eastAsia="Arial" w:hAnsi="Arial" w:cs="Arial"/>
                <w:sz w:val="24"/>
                <w:szCs w:val="24"/>
              </w:rPr>
              <w:t xml:space="preserve"> 1 - O usuário acessa a tela de informações Plano de Carreira </w:t>
            </w:r>
          </w:p>
        </w:tc>
        <w:tc>
          <w:tcPr>
            <w:tcW w:w="4245" w:type="dxa"/>
            <w:tcBorders>
              <w:top w:val="single" w:sz="8" w:space="0" w:color="auto"/>
              <w:left w:val="single" w:sz="8" w:space="0" w:color="auto"/>
              <w:bottom w:val="single" w:sz="8" w:space="0" w:color="auto"/>
              <w:right w:val="single" w:sz="8" w:space="0" w:color="auto"/>
            </w:tcBorders>
            <w:vAlign w:val="center"/>
          </w:tcPr>
          <w:p w14:paraId="2BAFAA2F" w14:textId="55359C28"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75C695B6"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59C03D55" w14:textId="2B35D5F0"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5054FE27" w14:textId="70AA3651" w:rsidR="7F17A58D" w:rsidRPr="00AE3AF2" w:rsidRDefault="7F17A58D" w:rsidP="7F17A58D">
            <w:pPr>
              <w:jc w:val="both"/>
            </w:pPr>
            <w:r w:rsidRPr="00AE3AF2">
              <w:rPr>
                <w:rFonts w:ascii="Arial" w:eastAsia="Arial" w:hAnsi="Arial" w:cs="Arial"/>
                <w:sz w:val="24"/>
                <w:szCs w:val="24"/>
              </w:rPr>
              <w:t xml:space="preserve"> 2 - Sistema exibe na tela as opções</w:t>
            </w:r>
          </w:p>
        </w:tc>
      </w:tr>
      <w:tr w:rsidR="7F17A58D" w:rsidRPr="00AE3AF2" w14:paraId="5E78FD1C"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7DDBE81E" w14:textId="207607F7" w:rsidR="7F17A58D" w:rsidRPr="00AE3AF2" w:rsidRDefault="7F17A58D" w:rsidP="7F17A58D">
            <w:pPr>
              <w:jc w:val="both"/>
            </w:pPr>
            <w:r w:rsidRPr="00AE3AF2">
              <w:rPr>
                <w:rFonts w:ascii="Arial" w:eastAsia="Arial" w:hAnsi="Arial" w:cs="Arial"/>
                <w:sz w:val="24"/>
                <w:szCs w:val="24"/>
              </w:rPr>
              <w:t xml:space="preserve"> 3 - Usuário clica em Cadastrar Novo Plano de Carreira</w:t>
            </w:r>
          </w:p>
        </w:tc>
        <w:tc>
          <w:tcPr>
            <w:tcW w:w="4245" w:type="dxa"/>
            <w:tcBorders>
              <w:top w:val="single" w:sz="8" w:space="0" w:color="auto"/>
              <w:left w:val="single" w:sz="8" w:space="0" w:color="auto"/>
              <w:bottom w:val="single" w:sz="8" w:space="0" w:color="auto"/>
              <w:right w:val="single" w:sz="8" w:space="0" w:color="auto"/>
            </w:tcBorders>
            <w:vAlign w:val="center"/>
          </w:tcPr>
          <w:p w14:paraId="4C382587" w14:textId="5EF2337F" w:rsidR="7F17A58D" w:rsidRPr="00AE3AF2" w:rsidRDefault="7F17A58D" w:rsidP="69D804B8">
            <w:pPr>
              <w:jc w:val="both"/>
              <w:rPr>
                <w:rFonts w:ascii="Arial" w:eastAsia="Arial" w:hAnsi="Arial" w:cs="Arial"/>
                <w:sz w:val="24"/>
                <w:szCs w:val="24"/>
              </w:rPr>
            </w:pPr>
            <w:r w:rsidRPr="00AE3AF2">
              <w:rPr>
                <w:rFonts w:ascii="Arial" w:eastAsia="Arial" w:hAnsi="Arial" w:cs="Arial"/>
                <w:sz w:val="24"/>
                <w:szCs w:val="24"/>
              </w:rPr>
              <w:t xml:space="preserve"> </w:t>
            </w:r>
          </w:p>
        </w:tc>
      </w:tr>
      <w:tr w:rsidR="7F17A58D" w:rsidRPr="00AE3AF2" w14:paraId="03942851"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4A016819" w14:textId="0FF345DA"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702941BE" w14:textId="2A1CEFE7" w:rsidR="7F17A58D" w:rsidRPr="00AE3AF2" w:rsidRDefault="7F17A58D" w:rsidP="7F17A58D">
            <w:pPr>
              <w:jc w:val="both"/>
            </w:pPr>
            <w:r w:rsidRPr="00AE3AF2">
              <w:rPr>
                <w:rFonts w:ascii="Arial" w:eastAsia="Arial" w:hAnsi="Arial" w:cs="Arial"/>
                <w:sz w:val="24"/>
                <w:szCs w:val="24"/>
              </w:rPr>
              <w:t xml:space="preserve"> 4 - Sistema exibe na tela o formulário</w:t>
            </w:r>
          </w:p>
        </w:tc>
      </w:tr>
      <w:tr w:rsidR="7F17A58D" w:rsidRPr="00AE3AF2" w14:paraId="17F8A694"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76CDADF7" w14:textId="33D03F1B" w:rsidR="7F17A58D" w:rsidRPr="00AE3AF2" w:rsidRDefault="7F17A58D" w:rsidP="7F17A58D">
            <w:pPr>
              <w:jc w:val="both"/>
            </w:pPr>
            <w:r w:rsidRPr="00AE3AF2">
              <w:rPr>
                <w:rFonts w:ascii="Arial" w:eastAsia="Arial" w:hAnsi="Arial" w:cs="Arial"/>
                <w:sz w:val="24"/>
                <w:szCs w:val="24"/>
              </w:rPr>
              <w:t xml:space="preserve"> 5 </w:t>
            </w:r>
            <w:r w:rsidR="00E33A10" w:rsidRPr="00AE3AF2">
              <w:rPr>
                <w:rFonts w:ascii="Arial" w:eastAsia="Arial" w:hAnsi="Arial" w:cs="Arial"/>
                <w:sz w:val="24"/>
                <w:szCs w:val="24"/>
              </w:rPr>
              <w:t>–</w:t>
            </w:r>
            <w:r w:rsidRPr="00AE3AF2">
              <w:rPr>
                <w:rFonts w:ascii="Arial" w:eastAsia="Arial" w:hAnsi="Arial" w:cs="Arial"/>
                <w:sz w:val="24"/>
                <w:szCs w:val="24"/>
              </w:rPr>
              <w:t xml:space="preserve"> </w:t>
            </w:r>
            <w:r w:rsidRPr="00AE3AF2">
              <w:rPr>
                <w:rFonts w:ascii="Arial" w:eastAsia="Arial" w:hAnsi="Arial" w:cs="Arial"/>
                <w:color w:val="000000" w:themeColor="text1"/>
                <w:sz w:val="24"/>
                <w:szCs w:val="24"/>
              </w:rPr>
              <w:t>Usuário</w:t>
            </w:r>
            <w:r w:rsidR="00E33A10" w:rsidRPr="00AE3AF2">
              <w:rPr>
                <w:rFonts w:ascii="Arial" w:eastAsia="Arial" w:hAnsi="Arial" w:cs="Arial"/>
                <w:color w:val="000000" w:themeColor="text1"/>
                <w:sz w:val="24"/>
                <w:szCs w:val="24"/>
              </w:rPr>
              <w:t xml:space="preserve"> define nome do plano de carreira, define a </w:t>
            </w:r>
            <w:r w:rsidR="007B5284" w:rsidRPr="00AE3AF2">
              <w:rPr>
                <w:rFonts w:ascii="Arial" w:eastAsia="Arial" w:hAnsi="Arial" w:cs="Arial"/>
                <w:color w:val="000000" w:themeColor="text1"/>
                <w:sz w:val="24"/>
                <w:szCs w:val="24"/>
              </w:rPr>
              <w:t>sequência</w:t>
            </w:r>
            <w:r w:rsidR="00E33A10" w:rsidRPr="00AE3AF2">
              <w:rPr>
                <w:rFonts w:ascii="Arial" w:eastAsia="Arial" w:hAnsi="Arial" w:cs="Arial"/>
                <w:color w:val="000000" w:themeColor="text1"/>
                <w:sz w:val="24"/>
                <w:szCs w:val="24"/>
              </w:rPr>
              <w:t xml:space="preserve"> de cargos para o plano e clica em </w:t>
            </w:r>
            <w:r w:rsidR="007B5284" w:rsidRPr="00AE3AF2">
              <w:rPr>
                <w:rFonts w:ascii="Arial" w:eastAsia="Arial" w:hAnsi="Arial" w:cs="Arial"/>
                <w:color w:val="000000" w:themeColor="text1"/>
                <w:sz w:val="24"/>
                <w:szCs w:val="24"/>
              </w:rPr>
              <w:t>salvar</w:t>
            </w:r>
            <w:r w:rsidR="00456F03">
              <w:rPr>
                <w:rFonts w:ascii="Arial" w:eastAsia="Arial" w:hAnsi="Arial" w:cs="Arial"/>
                <w:color w:val="000000" w:themeColor="text1"/>
                <w:sz w:val="24"/>
                <w:szCs w:val="24"/>
              </w:rPr>
              <w:t xml:space="preserve">. </w:t>
            </w:r>
            <w:r w:rsidR="00456F03" w:rsidRPr="00456F03">
              <w:rPr>
                <w:rFonts w:ascii="Arial" w:eastAsia="Arial" w:hAnsi="Arial" w:cs="Arial"/>
                <w:color w:val="000000" w:themeColor="text1"/>
                <w:sz w:val="24"/>
                <w:szCs w:val="24"/>
                <w:highlight w:val="yellow"/>
              </w:rPr>
              <w:t xml:space="preserve">Será que não seria importante gravar a aqui </w:t>
            </w:r>
            <w:r w:rsidR="00456F03" w:rsidRPr="00456F03">
              <w:rPr>
                <w:rFonts w:ascii="Arial" w:eastAsia="Arial" w:hAnsi="Arial" w:cs="Arial"/>
                <w:color w:val="000000" w:themeColor="text1"/>
                <w:sz w:val="24"/>
                <w:szCs w:val="24"/>
                <w:highlight w:val="yellow"/>
              </w:rPr>
              <w:lastRenderedPageBreak/>
              <w:t>a data de alteração/</w:t>
            </w:r>
            <w:r w:rsidR="00456F03">
              <w:rPr>
                <w:rFonts w:ascii="Arial" w:eastAsia="Arial" w:hAnsi="Arial" w:cs="Arial"/>
                <w:color w:val="000000" w:themeColor="text1"/>
                <w:sz w:val="24"/>
                <w:szCs w:val="24"/>
                <w:highlight w:val="yellow"/>
              </w:rPr>
              <w:t>inclusão da informação</w:t>
            </w:r>
            <w:r w:rsidR="00456F03" w:rsidRPr="00456F03">
              <w:rPr>
                <w:rFonts w:ascii="Arial" w:eastAsia="Arial" w:hAnsi="Arial" w:cs="Arial"/>
                <w:color w:val="000000" w:themeColor="text1"/>
                <w:sz w:val="24"/>
                <w:szCs w:val="24"/>
                <w:highlight w:val="yellow"/>
              </w:rPr>
              <w:t>??</w:t>
            </w:r>
          </w:p>
        </w:tc>
        <w:tc>
          <w:tcPr>
            <w:tcW w:w="4245" w:type="dxa"/>
            <w:tcBorders>
              <w:top w:val="single" w:sz="8" w:space="0" w:color="auto"/>
              <w:left w:val="single" w:sz="8" w:space="0" w:color="auto"/>
              <w:bottom w:val="single" w:sz="8" w:space="0" w:color="auto"/>
              <w:right w:val="single" w:sz="8" w:space="0" w:color="auto"/>
            </w:tcBorders>
            <w:vAlign w:val="center"/>
          </w:tcPr>
          <w:p w14:paraId="5E1A7416" w14:textId="7BA6CDD7" w:rsidR="7F17A58D" w:rsidRPr="00AE3AF2" w:rsidRDefault="7F17A58D" w:rsidP="7F17A58D">
            <w:pPr>
              <w:jc w:val="both"/>
            </w:pPr>
            <w:r w:rsidRPr="00AE3AF2">
              <w:rPr>
                <w:rFonts w:ascii="Arial" w:eastAsia="Arial" w:hAnsi="Arial" w:cs="Arial"/>
                <w:sz w:val="24"/>
                <w:szCs w:val="24"/>
              </w:rPr>
              <w:lastRenderedPageBreak/>
              <w:t xml:space="preserve"> </w:t>
            </w:r>
          </w:p>
        </w:tc>
      </w:tr>
      <w:tr w:rsidR="7F17A58D" w:rsidRPr="00AE3AF2" w14:paraId="70DBE5C9"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3F7DDDBC" w14:textId="2E89D086"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2802A031" w14:textId="481EDEC6" w:rsidR="7F17A58D" w:rsidRPr="00AE3AF2" w:rsidRDefault="7F17A58D" w:rsidP="7F17A58D">
            <w:pPr>
              <w:jc w:val="both"/>
            </w:pPr>
            <w:r w:rsidRPr="00AE3AF2">
              <w:rPr>
                <w:rFonts w:ascii="Arial" w:eastAsia="Arial" w:hAnsi="Arial" w:cs="Arial"/>
                <w:sz w:val="24"/>
                <w:szCs w:val="24"/>
              </w:rPr>
              <w:t xml:space="preserve"> 6 - Sistema </w:t>
            </w:r>
            <w:r w:rsidR="007C3564" w:rsidRPr="00AE3AF2">
              <w:rPr>
                <w:rFonts w:ascii="Arial" w:eastAsia="Arial" w:hAnsi="Arial" w:cs="Arial"/>
                <w:sz w:val="24"/>
                <w:szCs w:val="24"/>
              </w:rPr>
              <w:t>salva as informações e</w:t>
            </w:r>
            <w:r w:rsidRPr="00AE3AF2">
              <w:rPr>
                <w:rFonts w:ascii="Arial" w:eastAsia="Arial" w:hAnsi="Arial" w:cs="Arial"/>
                <w:sz w:val="24"/>
                <w:szCs w:val="24"/>
              </w:rPr>
              <w:t xml:space="preserve"> retorna mensagem “Cadastro Efetuado com sucesso” e salva o registro. </w:t>
            </w:r>
          </w:p>
        </w:tc>
      </w:tr>
      <w:tr w:rsidR="7F17A58D" w:rsidRPr="00AE3AF2" w14:paraId="42B2844B" w14:textId="77777777" w:rsidTr="3168B8FD">
        <w:tc>
          <w:tcPr>
            <w:tcW w:w="8490" w:type="dxa"/>
            <w:gridSpan w:val="3"/>
            <w:tcBorders>
              <w:top w:val="single" w:sz="8" w:space="0" w:color="auto"/>
              <w:left w:val="nil"/>
              <w:bottom w:val="nil"/>
              <w:right w:val="nil"/>
            </w:tcBorders>
            <w:vAlign w:val="center"/>
          </w:tcPr>
          <w:p w14:paraId="507DD199" w14:textId="747435EC" w:rsidR="7F17A58D" w:rsidRPr="00AE3AF2" w:rsidRDefault="7F17A58D" w:rsidP="7F17A58D">
            <w:pPr>
              <w:jc w:val="center"/>
            </w:pPr>
            <w:r w:rsidRPr="00AE3AF2">
              <w:rPr>
                <w:rFonts w:ascii="Arial" w:eastAsia="Arial" w:hAnsi="Arial" w:cs="Arial"/>
                <w:b/>
                <w:bCs/>
                <w:sz w:val="24"/>
                <w:szCs w:val="24"/>
              </w:rPr>
              <w:t>Alterar</w:t>
            </w:r>
          </w:p>
        </w:tc>
      </w:tr>
      <w:tr w:rsidR="7F17A58D" w:rsidRPr="00AE3AF2" w14:paraId="7C45609D"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6A7CBBAE" w14:textId="3EE7D149" w:rsidR="7F17A58D" w:rsidRPr="00AE3AF2" w:rsidRDefault="7F17A58D" w:rsidP="7F17A58D">
            <w:pPr>
              <w:jc w:val="both"/>
            </w:pPr>
            <w:r w:rsidRPr="00AE3AF2">
              <w:rPr>
                <w:rFonts w:ascii="Arial" w:eastAsia="Arial" w:hAnsi="Arial" w:cs="Arial"/>
                <w:sz w:val="24"/>
                <w:szCs w:val="24"/>
              </w:rPr>
              <w:t xml:space="preserve"> 1 - O usuário acessa a tela de informações Gerenciar Plano de Carreira </w:t>
            </w:r>
          </w:p>
        </w:tc>
        <w:tc>
          <w:tcPr>
            <w:tcW w:w="4245" w:type="dxa"/>
            <w:tcBorders>
              <w:top w:val="single" w:sz="8" w:space="0" w:color="auto"/>
              <w:left w:val="single" w:sz="8" w:space="0" w:color="auto"/>
              <w:bottom w:val="single" w:sz="8" w:space="0" w:color="auto"/>
              <w:right w:val="single" w:sz="8" w:space="0" w:color="auto"/>
            </w:tcBorders>
            <w:vAlign w:val="center"/>
          </w:tcPr>
          <w:p w14:paraId="4399E7B8" w14:textId="6E87C3F8"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3BBC599D"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7243583D" w14:textId="4D6F7F5C"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784B8C1C" w14:textId="45E5CA36" w:rsidR="7F17A58D" w:rsidRPr="00AE3AF2" w:rsidRDefault="7F17A58D" w:rsidP="7F17A58D">
            <w:pPr>
              <w:jc w:val="both"/>
            </w:pPr>
            <w:r w:rsidRPr="00AE3AF2">
              <w:rPr>
                <w:rFonts w:ascii="Arial" w:eastAsia="Arial" w:hAnsi="Arial" w:cs="Arial"/>
                <w:sz w:val="24"/>
                <w:szCs w:val="24"/>
              </w:rPr>
              <w:t xml:space="preserve"> 2 - Sistema exibe na tela as opções</w:t>
            </w:r>
          </w:p>
        </w:tc>
      </w:tr>
      <w:tr w:rsidR="7F17A58D" w:rsidRPr="00AE3AF2" w14:paraId="5C917637"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667CF5C7" w14:textId="6C6142A5" w:rsidR="7F17A58D" w:rsidRPr="00AE3AF2" w:rsidRDefault="7F17A58D" w:rsidP="7F17A58D">
            <w:pPr>
              <w:jc w:val="both"/>
            </w:pPr>
            <w:r w:rsidRPr="00AE3AF2">
              <w:rPr>
                <w:rFonts w:ascii="Arial" w:eastAsia="Arial" w:hAnsi="Arial" w:cs="Arial"/>
                <w:sz w:val="24"/>
                <w:szCs w:val="24"/>
              </w:rPr>
              <w:t xml:space="preserve"> 3 - Usuário seleciona o plano de carreira e seleciona alterar</w:t>
            </w:r>
          </w:p>
        </w:tc>
        <w:tc>
          <w:tcPr>
            <w:tcW w:w="4245" w:type="dxa"/>
            <w:tcBorders>
              <w:top w:val="single" w:sz="8" w:space="0" w:color="auto"/>
              <w:left w:val="single" w:sz="8" w:space="0" w:color="auto"/>
              <w:bottom w:val="single" w:sz="8" w:space="0" w:color="auto"/>
              <w:right w:val="single" w:sz="8" w:space="0" w:color="auto"/>
            </w:tcBorders>
            <w:vAlign w:val="center"/>
          </w:tcPr>
          <w:p w14:paraId="0C4C973E" w14:textId="098CBBB4"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5F375F70"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0F0D3C66" w14:textId="2DD3CAF3"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77F54EEC" w14:textId="6DF62D0D" w:rsidR="7F17A58D" w:rsidRPr="00AE3AF2" w:rsidRDefault="7F17A58D" w:rsidP="7F17A58D">
            <w:pPr>
              <w:jc w:val="both"/>
            </w:pPr>
            <w:r w:rsidRPr="00AE3AF2">
              <w:rPr>
                <w:rFonts w:ascii="Arial" w:eastAsia="Arial" w:hAnsi="Arial" w:cs="Arial"/>
                <w:sz w:val="24"/>
                <w:szCs w:val="24"/>
              </w:rPr>
              <w:t xml:space="preserve"> 4 - Sistema exibe na tela o formulário</w:t>
            </w:r>
          </w:p>
        </w:tc>
      </w:tr>
      <w:tr w:rsidR="7F17A58D" w:rsidRPr="00AE3AF2" w14:paraId="3D75CC7E"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206BC698" w14:textId="40FF707C" w:rsidR="7F17A58D" w:rsidRPr="00AE3AF2" w:rsidRDefault="7F17A58D" w:rsidP="7F17A58D">
            <w:pPr>
              <w:jc w:val="both"/>
            </w:pPr>
            <w:r w:rsidRPr="00AE3AF2">
              <w:rPr>
                <w:rFonts w:ascii="Arial" w:eastAsia="Arial" w:hAnsi="Arial" w:cs="Arial"/>
                <w:sz w:val="24"/>
                <w:szCs w:val="24"/>
              </w:rPr>
              <w:t xml:space="preserve"> 5 - Usuário edita as informações desejadas e clica em Salvar</w:t>
            </w:r>
          </w:p>
        </w:tc>
        <w:tc>
          <w:tcPr>
            <w:tcW w:w="4245" w:type="dxa"/>
            <w:tcBorders>
              <w:top w:val="single" w:sz="8" w:space="0" w:color="auto"/>
              <w:left w:val="single" w:sz="8" w:space="0" w:color="auto"/>
              <w:bottom w:val="single" w:sz="8" w:space="0" w:color="auto"/>
              <w:right w:val="single" w:sz="8" w:space="0" w:color="auto"/>
            </w:tcBorders>
            <w:vAlign w:val="center"/>
          </w:tcPr>
          <w:p w14:paraId="67FB26ED" w14:textId="37835AE1"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154634EE"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23736B53" w14:textId="4478335F"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2E31CF21" w14:textId="47A13ADF" w:rsidR="7F17A58D" w:rsidRPr="00AE3AF2" w:rsidRDefault="7F17A58D" w:rsidP="7F17A58D">
            <w:pPr>
              <w:jc w:val="both"/>
            </w:pPr>
            <w:r w:rsidRPr="00AE3AF2">
              <w:rPr>
                <w:rFonts w:ascii="Arial" w:eastAsia="Arial" w:hAnsi="Arial" w:cs="Arial"/>
                <w:sz w:val="24"/>
                <w:szCs w:val="24"/>
              </w:rPr>
              <w:t xml:space="preserve"> 6 - Sistema valida as informações, retorna mensagem “Alteração Efetuada com sucesso” e salva o registro. </w:t>
            </w:r>
          </w:p>
        </w:tc>
      </w:tr>
      <w:tr w:rsidR="7F17A58D" w:rsidRPr="00AE3AF2" w14:paraId="59743BE2" w14:textId="77777777" w:rsidTr="3168B8FD">
        <w:tc>
          <w:tcPr>
            <w:tcW w:w="8490" w:type="dxa"/>
            <w:gridSpan w:val="3"/>
            <w:tcBorders>
              <w:top w:val="single" w:sz="8" w:space="0" w:color="auto"/>
              <w:left w:val="nil"/>
              <w:bottom w:val="nil"/>
              <w:right w:val="nil"/>
            </w:tcBorders>
          </w:tcPr>
          <w:p w14:paraId="506E9855" w14:textId="21DFB3D9" w:rsidR="7F17A58D" w:rsidRPr="00AE3AF2" w:rsidRDefault="7F17A58D" w:rsidP="7F17A58D">
            <w:pPr>
              <w:jc w:val="center"/>
            </w:pPr>
            <w:r w:rsidRPr="00AE3AF2">
              <w:rPr>
                <w:rFonts w:ascii="Arial" w:eastAsia="Arial" w:hAnsi="Arial" w:cs="Arial"/>
                <w:b/>
                <w:bCs/>
                <w:sz w:val="24"/>
                <w:szCs w:val="24"/>
              </w:rPr>
              <w:t>Excluir</w:t>
            </w:r>
          </w:p>
        </w:tc>
      </w:tr>
      <w:tr w:rsidR="7F17A58D" w:rsidRPr="00AE3AF2" w14:paraId="5A148F2C"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67B7792A" w14:textId="40E8761F" w:rsidR="7F17A58D" w:rsidRPr="00AE3AF2" w:rsidRDefault="7F17A58D" w:rsidP="7F17A58D">
            <w:pPr>
              <w:jc w:val="both"/>
            </w:pPr>
            <w:r w:rsidRPr="00AE3AF2">
              <w:rPr>
                <w:rFonts w:ascii="Arial" w:eastAsia="Arial" w:hAnsi="Arial" w:cs="Arial"/>
                <w:sz w:val="24"/>
                <w:szCs w:val="24"/>
              </w:rPr>
              <w:t xml:space="preserve"> 1 - O usuário acessa a tela de plano de carreira</w:t>
            </w:r>
          </w:p>
        </w:tc>
        <w:tc>
          <w:tcPr>
            <w:tcW w:w="4245" w:type="dxa"/>
            <w:tcBorders>
              <w:top w:val="single" w:sz="8" w:space="0" w:color="auto"/>
              <w:left w:val="single" w:sz="8" w:space="0" w:color="auto"/>
              <w:bottom w:val="single" w:sz="8" w:space="0" w:color="auto"/>
              <w:right w:val="single" w:sz="8" w:space="0" w:color="auto"/>
            </w:tcBorders>
            <w:vAlign w:val="center"/>
          </w:tcPr>
          <w:p w14:paraId="779D734A" w14:textId="63B010C4"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67060FC8"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70091199" w14:textId="2731B03E"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0AD31761" w14:textId="3DB3AD35" w:rsidR="7F17A58D" w:rsidRPr="00AE3AF2" w:rsidRDefault="7F17A58D" w:rsidP="7F17A58D">
            <w:pPr>
              <w:jc w:val="both"/>
            </w:pPr>
            <w:r w:rsidRPr="00AE3AF2">
              <w:rPr>
                <w:rFonts w:ascii="Arial" w:eastAsia="Arial" w:hAnsi="Arial" w:cs="Arial"/>
                <w:sz w:val="24"/>
                <w:szCs w:val="24"/>
              </w:rPr>
              <w:t xml:space="preserve"> 2 - Sistema exibe na tela a lista dos planos </w:t>
            </w:r>
          </w:p>
        </w:tc>
      </w:tr>
      <w:tr w:rsidR="7F17A58D" w:rsidRPr="00AE3AF2" w14:paraId="3DE03E02"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413D13DD" w14:textId="70E83E0C" w:rsidR="7F17A58D" w:rsidRPr="00AE3AF2" w:rsidRDefault="7F17A58D" w:rsidP="7F17A58D">
            <w:pPr>
              <w:jc w:val="both"/>
            </w:pPr>
            <w:r w:rsidRPr="00AE3AF2">
              <w:rPr>
                <w:rFonts w:ascii="Arial" w:eastAsia="Arial" w:hAnsi="Arial" w:cs="Arial"/>
                <w:sz w:val="24"/>
                <w:szCs w:val="24"/>
              </w:rPr>
              <w:t xml:space="preserve"> 3 - Usuário seleciona o plano de carreira e a opção de excluir</w:t>
            </w:r>
          </w:p>
        </w:tc>
        <w:tc>
          <w:tcPr>
            <w:tcW w:w="4245" w:type="dxa"/>
            <w:tcBorders>
              <w:top w:val="single" w:sz="8" w:space="0" w:color="auto"/>
              <w:left w:val="single" w:sz="8" w:space="0" w:color="auto"/>
              <w:bottom w:val="single" w:sz="8" w:space="0" w:color="auto"/>
              <w:right w:val="single" w:sz="8" w:space="0" w:color="auto"/>
            </w:tcBorders>
            <w:vAlign w:val="center"/>
          </w:tcPr>
          <w:p w14:paraId="78CFB3AE" w14:textId="7ECAD6E0"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21068CF8"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0ABFA789" w14:textId="064C55FC"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42BE96FA" w14:textId="002EDB0F" w:rsidR="7F17A58D" w:rsidRPr="00AE3AF2" w:rsidRDefault="7F17A58D" w:rsidP="7F17A58D">
            <w:pPr>
              <w:jc w:val="both"/>
            </w:pPr>
            <w:r w:rsidRPr="00AE3AF2">
              <w:rPr>
                <w:rFonts w:ascii="Arial" w:eastAsia="Arial" w:hAnsi="Arial" w:cs="Arial"/>
                <w:sz w:val="24"/>
                <w:szCs w:val="24"/>
              </w:rPr>
              <w:t xml:space="preserve"> 4 - Sistema exibe uma tela para confirmar a exclusão. </w:t>
            </w:r>
          </w:p>
        </w:tc>
      </w:tr>
      <w:tr w:rsidR="7F17A58D" w:rsidRPr="00AE3AF2" w14:paraId="29CD9E6B"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7B45082C" w14:textId="3C3288AA" w:rsidR="7F17A58D" w:rsidRPr="00AE3AF2" w:rsidRDefault="7F17A58D" w:rsidP="7F17A58D">
            <w:pPr>
              <w:jc w:val="both"/>
            </w:pPr>
            <w:r w:rsidRPr="00AE3AF2">
              <w:rPr>
                <w:rFonts w:ascii="Arial" w:eastAsia="Arial" w:hAnsi="Arial" w:cs="Arial"/>
                <w:color w:val="000000" w:themeColor="text1"/>
                <w:sz w:val="24"/>
                <w:szCs w:val="24"/>
              </w:rPr>
              <w:t xml:space="preserve"> 5 - Usuário confirma a exclusão </w:t>
            </w:r>
          </w:p>
        </w:tc>
        <w:tc>
          <w:tcPr>
            <w:tcW w:w="4245" w:type="dxa"/>
            <w:tcBorders>
              <w:top w:val="single" w:sz="8" w:space="0" w:color="auto"/>
              <w:left w:val="single" w:sz="8" w:space="0" w:color="auto"/>
              <w:bottom w:val="single" w:sz="8" w:space="0" w:color="auto"/>
              <w:right w:val="single" w:sz="8" w:space="0" w:color="auto"/>
            </w:tcBorders>
            <w:vAlign w:val="center"/>
          </w:tcPr>
          <w:p w14:paraId="27067F0C" w14:textId="6A639172"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084FEB01" w14:textId="77777777" w:rsidTr="3168B8FD">
        <w:tc>
          <w:tcPr>
            <w:tcW w:w="4245" w:type="dxa"/>
            <w:gridSpan w:val="2"/>
            <w:tcBorders>
              <w:top w:val="single" w:sz="8" w:space="0" w:color="auto"/>
              <w:left w:val="single" w:sz="8" w:space="0" w:color="auto"/>
              <w:bottom w:val="single" w:sz="8" w:space="0" w:color="auto"/>
              <w:right w:val="single" w:sz="8" w:space="0" w:color="auto"/>
            </w:tcBorders>
            <w:vAlign w:val="center"/>
          </w:tcPr>
          <w:p w14:paraId="28AEE1AC" w14:textId="064CEAA1"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0D176FF5" w14:textId="1F774338" w:rsidR="7F17A58D" w:rsidRPr="00AE3AF2" w:rsidRDefault="7F17A58D" w:rsidP="7F17A58D">
            <w:pPr>
              <w:jc w:val="both"/>
            </w:pPr>
            <w:r w:rsidRPr="00AE3AF2">
              <w:rPr>
                <w:rFonts w:ascii="Arial" w:eastAsia="Arial" w:hAnsi="Arial" w:cs="Arial"/>
                <w:sz w:val="24"/>
                <w:szCs w:val="24"/>
              </w:rPr>
              <w:t xml:space="preserve"> 6 - </w:t>
            </w:r>
            <w:r w:rsidRPr="00AE3AF2">
              <w:rPr>
                <w:rFonts w:ascii="Arial" w:eastAsia="Arial" w:hAnsi="Arial" w:cs="Arial"/>
                <w:color w:val="000000" w:themeColor="text1"/>
                <w:sz w:val="24"/>
                <w:szCs w:val="24"/>
              </w:rPr>
              <w:t>Sistema exclui o registro e retorna mensagem “Exclusão efetuada com sucesso.”</w:t>
            </w:r>
          </w:p>
        </w:tc>
      </w:tr>
    </w:tbl>
    <w:p w14:paraId="13D7028A" w14:textId="77777777" w:rsidR="00AC0C4F" w:rsidRPr="00AE3AF2" w:rsidRDefault="7F17A58D" w:rsidP="00AC0C4F">
      <w:pPr>
        <w:rPr>
          <w:sz w:val="24"/>
          <w:szCs w:val="24"/>
        </w:rPr>
      </w:pPr>
      <w:r w:rsidRPr="00AE3AF2">
        <w:rPr>
          <w:rFonts w:ascii="Arial" w:eastAsia="Arial" w:hAnsi="Arial" w:cs="Arial"/>
          <w:sz w:val="24"/>
          <w:szCs w:val="24"/>
        </w:rPr>
        <w:t xml:space="preserve"> </w:t>
      </w:r>
      <w:r w:rsidR="00AC0C4F" w:rsidRPr="00AE3AF2">
        <w:rPr>
          <w:sz w:val="24"/>
          <w:szCs w:val="24"/>
        </w:rPr>
        <w:t>Fonte: Autoria Própria</w:t>
      </w:r>
    </w:p>
    <w:p w14:paraId="1E8E40C9" w14:textId="3A89256D" w:rsidR="00F0296F" w:rsidRPr="00AE3AF2" w:rsidRDefault="00F0296F" w:rsidP="00F0296F"/>
    <w:p w14:paraId="69740CD7" w14:textId="77777777" w:rsidR="00B41A3C" w:rsidRPr="00AE3AF2" w:rsidRDefault="00B41A3C" w:rsidP="00F0296F"/>
    <w:p w14:paraId="06EED101" w14:textId="2250E06B" w:rsidR="00F0296F" w:rsidRPr="00AE3AF2" w:rsidRDefault="7F17A58D" w:rsidP="7F17A58D">
      <w:pPr>
        <w:spacing w:line="360" w:lineRule="auto"/>
        <w:jc w:val="center"/>
      </w:pPr>
      <w:r w:rsidRPr="00AE3AF2">
        <w:rPr>
          <w:rFonts w:ascii="Arial" w:eastAsia="Arial" w:hAnsi="Arial" w:cs="Arial"/>
          <w:color w:val="404040" w:themeColor="text1" w:themeTint="BF"/>
          <w:sz w:val="24"/>
          <w:szCs w:val="24"/>
        </w:rPr>
        <w:t xml:space="preserve">Quadro </w:t>
      </w:r>
      <w:r w:rsidR="2F3EAC70" w:rsidRPr="00AE3AF2">
        <w:rPr>
          <w:rFonts w:ascii="Arial" w:eastAsia="Arial" w:hAnsi="Arial" w:cs="Arial"/>
          <w:color w:val="404040" w:themeColor="text1" w:themeTint="BF"/>
          <w:sz w:val="24"/>
          <w:szCs w:val="24"/>
        </w:rPr>
        <w:t>14</w:t>
      </w:r>
      <w:r w:rsidRPr="00AE3AF2">
        <w:rPr>
          <w:rFonts w:ascii="Arial" w:eastAsia="Arial" w:hAnsi="Arial" w:cs="Arial"/>
          <w:color w:val="404040" w:themeColor="text1" w:themeTint="BF"/>
          <w:sz w:val="24"/>
          <w:szCs w:val="24"/>
        </w:rPr>
        <w:t xml:space="preserve"> - Descrição do Caso de Uso Recuperar Senha</w:t>
      </w:r>
    </w:p>
    <w:tbl>
      <w:tblPr>
        <w:tblW w:w="0" w:type="auto"/>
        <w:tblInd w:w="9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845"/>
        <w:gridCol w:w="2400"/>
        <w:gridCol w:w="4245"/>
      </w:tblGrid>
      <w:tr w:rsidR="7F17A58D" w:rsidRPr="00AE3AF2" w14:paraId="3A37CB4B" w14:textId="77777777" w:rsidTr="7F17A58D">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7B8F53CA" w14:textId="57143E7D" w:rsidR="7F17A58D" w:rsidRPr="00AE3AF2" w:rsidRDefault="7F17A58D">
            <w:r w:rsidRPr="00AE3AF2">
              <w:rPr>
                <w:rFonts w:ascii="Arial" w:eastAsia="Arial" w:hAnsi="Arial" w:cs="Arial"/>
                <w:b/>
                <w:bCs/>
                <w:sz w:val="24"/>
                <w:szCs w:val="24"/>
              </w:rPr>
              <w:t xml:space="preserve"> Caso de Uso</w:t>
            </w:r>
          </w:p>
        </w:tc>
        <w:tc>
          <w:tcPr>
            <w:tcW w:w="6645" w:type="dxa"/>
            <w:gridSpan w:val="2"/>
            <w:tcBorders>
              <w:top w:val="single" w:sz="8" w:space="0" w:color="auto"/>
              <w:left w:val="single" w:sz="8" w:space="0" w:color="auto"/>
              <w:bottom w:val="single" w:sz="8" w:space="0" w:color="auto"/>
              <w:right w:val="single" w:sz="8" w:space="0" w:color="auto"/>
            </w:tcBorders>
          </w:tcPr>
          <w:p w14:paraId="7B2CA3BE" w14:textId="2D73C85F" w:rsidR="7F17A58D" w:rsidRPr="00AE3AF2" w:rsidRDefault="7F17A58D">
            <w:r w:rsidRPr="00AE3AF2">
              <w:rPr>
                <w:rFonts w:ascii="Arial" w:eastAsia="Arial" w:hAnsi="Arial" w:cs="Arial"/>
                <w:sz w:val="24"/>
                <w:szCs w:val="24"/>
              </w:rPr>
              <w:t xml:space="preserve"> </w:t>
            </w:r>
            <w:proofErr w:type="spellStart"/>
            <w:r w:rsidRPr="00AE3AF2">
              <w:rPr>
                <w:rFonts w:ascii="Arial" w:eastAsia="Arial" w:hAnsi="Arial" w:cs="Arial"/>
                <w:sz w:val="24"/>
                <w:szCs w:val="24"/>
              </w:rPr>
              <w:t>RF13</w:t>
            </w:r>
            <w:proofErr w:type="spellEnd"/>
            <w:r w:rsidRPr="00AE3AF2">
              <w:rPr>
                <w:rFonts w:ascii="Arial" w:eastAsia="Arial" w:hAnsi="Arial" w:cs="Arial"/>
                <w:sz w:val="24"/>
                <w:szCs w:val="24"/>
              </w:rPr>
              <w:t xml:space="preserve">: </w:t>
            </w:r>
            <w:r w:rsidR="00AD0954" w:rsidRPr="00AE3AF2">
              <w:rPr>
                <w:rFonts w:ascii="Arial" w:eastAsia="Arial" w:hAnsi="Arial" w:cs="Arial"/>
                <w:sz w:val="24"/>
                <w:szCs w:val="24"/>
              </w:rPr>
              <w:t>Recuperar Senha</w:t>
            </w:r>
          </w:p>
        </w:tc>
      </w:tr>
      <w:tr w:rsidR="7F17A58D" w:rsidRPr="00AE3AF2" w14:paraId="0E53EC83" w14:textId="77777777" w:rsidTr="7F17A58D">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1AC95867" w14:textId="1CB4A88C" w:rsidR="7F17A58D" w:rsidRPr="00AE3AF2" w:rsidRDefault="7F17A58D">
            <w:r w:rsidRPr="00AE3AF2">
              <w:rPr>
                <w:rFonts w:ascii="Arial" w:eastAsia="Arial" w:hAnsi="Arial" w:cs="Arial"/>
                <w:b/>
                <w:bCs/>
                <w:color w:val="000000" w:themeColor="text1"/>
                <w:sz w:val="24"/>
                <w:szCs w:val="24"/>
              </w:rPr>
              <w:t xml:space="preserve"> Ator Principal</w:t>
            </w:r>
          </w:p>
        </w:tc>
        <w:tc>
          <w:tcPr>
            <w:tcW w:w="6645" w:type="dxa"/>
            <w:gridSpan w:val="2"/>
            <w:tcBorders>
              <w:top w:val="single" w:sz="8" w:space="0" w:color="auto"/>
              <w:left w:val="single" w:sz="8" w:space="0" w:color="auto"/>
              <w:bottom w:val="single" w:sz="8" w:space="0" w:color="auto"/>
              <w:right w:val="single" w:sz="8" w:space="0" w:color="auto"/>
            </w:tcBorders>
          </w:tcPr>
          <w:p w14:paraId="5AC07B5E" w14:textId="7342B47C" w:rsidR="7F17A58D" w:rsidRPr="00AE3AF2" w:rsidRDefault="7F17A58D">
            <w:r w:rsidRPr="00AE3AF2">
              <w:rPr>
                <w:rFonts w:ascii="Arial" w:eastAsia="Arial" w:hAnsi="Arial" w:cs="Arial"/>
                <w:sz w:val="24"/>
                <w:szCs w:val="24"/>
              </w:rPr>
              <w:t>Colaborador</w:t>
            </w:r>
          </w:p>
        </w:tc>
      </w:tr>
      <w:tr w:rsidR="7F17A58D" w:rsidRPr="00AE3AF2" w14:paraId="1BD21F60" w14:textId="77777777" w:rsidTr="7F17A58D">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A85C175" w14:textId="52B47CAC" w:rsidR="7F17A58D" w:rsidRPr="00AE3AF2" w:rsidRDefault="7F17A58D">
            <w:r w:rsidRPr="00AE3AF2">
              <w:rPr>
                <w:rFonts w:ascii="Arial" w:eastAsia="Arial" w:hAnsi="Arial" w:cs="Arial"/>
                <w:b/>
                <w:bCs/>
                <w:color w:val="000000" w:themeColor="text1"/>
                <w:sz w:val="24"/>
                <w:szCs w:val="24"/>
              </w:rPr>
              <w:t xml:space="preserve"> Ator Secundário</w:t>
            </w:r>
          </w:p>
        </w:tc>
        <w:tc>
          <w:tcPr>
            <w:tcW w:w="6645" w:type="dxa"/>
            <w:gridSpan w:val="2"/>
            <w:tcBorders>
              <w:top w:val="single" w:sz="8" w:space="0" w:color="auto"/>
              <w:left w:val="single" w:sz="8" w:space="0" w:color="auto"/>
              <w:bottom w:val="single" w:sz="8" w:space="0" w:color="auto"/>
              <w:right w:val="single" w:sz="8" w:space="0" w:color="auto"/>
            </w:tcBorders>
          </w:tcPr>
          <w:p w14:paraId="3DDC2B1C" w14:textId="23B9BF8C" w:rsidR="7F17A58D" w:rsidRPr="00AE3AF2" w:rsidRDefault="7F17A58D"/>
        </w:tc>
      </w:tr>
      <w:tr w:rsidR="7F17A58D" w:rsidRPr="00AE3AF2" w14:paraId="192E1B1A" w14:textId="77777777" w:rsidTr="7F17A58D">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B5F7556" w14:textId="37BFD96F" w:rsidR="7F17A58D" w:rsidRPr="00AE3AF2" w:rsidRDefault="7F17A58D">
            <w:r w:rsidRPr="00AE3AF2">
              <w:rPr>
                <w:rFonts w:ascii="Arial" w:eastAsia="Arial" w:hAnsi="Arial" w:cs="Arial"/>
                <w:b/>
                <w:bCs/>
                <w:color w:val="000000" w:themeColor="text1"/>
                <w:sz w:val="24"/>
                <w:szCs w:val="24"/>
              </w:rPr>
              <w:t xml:space="preserve"> Pré-condição</w:t>
            </w:r>
          </w:p>
        </w:tc>
        <w:tc>
          <w:tcPr>
            <w:tcW w:w="6645" w:type="dxa"/>
            <w:gridSpan w:val="2"/>
            <w:tcBorders>
              <w:top w:val="single" w:sz="8" w:space="0" w:color="auto"/>
              <w:left w:val="single" w:sz="8" w:space="0" w:color="auto"/>
              <w:bottom w:val="single" w:sz="8" w:space="0" w:color="auto"/>
              <w:right w:val="single" w:sz="8" w:space="0" w:color="auto"/>
            </w:tcBorders>
          </w:tcPr>
          <w:p w14:paraId="03DDE8F6" w14:textId="66FC5863" w:rsidR="7F17A58D" w:rsidRPr="00AE3AF2" w:rsidRDefault="00B15A09">
            <w:r w:rsidRPr="00B15A09">
              <w:rPr>
                <w:rFonts w:ascii="Arial" w:eastAsia="Arial" w:hAnsi="Arial" w:cs="Arial"/>
                <w:sz w:val="24"/>
                <w:szCs w:val="24"/>
                <w:highlight w:val="yellow"/>
              </w:rPr>
              <w:t xml:space="preserve">O usuário deverá estar </w:t>
            </w:r>
            <w:r w:rsidRPr="00B15A09">
              <w:rPr>
                <w:rFonts w:ascii="Arial" w:eastAsia="Arial" w:hAnsi="Arial" w:cs="Arial"/>
                <w:sz w:val="24"/>
                <w:szCs w:val="24"/>
                <w:highlight w:val="yellow"/>
              </w:rPr>
              <w:t>cadastrado.</w:t>
            </w:r>
          </w:p>
        </w:tc>
      </w:tr>
      <w:tr w:rsidR="7F17A58D" w:rsidRPr="00AE3AF2" w14:paraId="31C32967" w14:textId="77777777" w:rsidTr="7F17A58D">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33334FC" w14:textId="2BA80E16" w:rsidR="7F17A58D" w:rsidRPr="00AE3AF2" w:rsidRDefault="7F17A58D">
            <w:r w:rsidRPr="00AE3AF2">
              <w:rPr>
                <w:rFonts w:ascii="Arial" w:eastAsia="Arial" w:hAnsi="Arial" w:cs="Arial"/>
                <w:b/>
                <w:bCs/>
                <w:color w:val="000000" w:themeColor="text1"/>
                <w:sz w:val="24"/>
                <w:szCs w:val="24"/>
              </w:rPr>
              <w:t xml:space="preserve"> Pós-condição</w:t>
            </w:r>
          </w:p>
        </w:tc>
        <w:tc>
          <w:tcPr>
            <w:tcW w:w="6645" w:type="dxa"/>
            <w:gridSpan w:val="2"/>
            <w:tcBorders>
              <w:top w:val="single" w:sz="8" w:space="0" w:color="auto"/>
              <w:left w:val="single" w:sz="8" w:space="0" w:color="auto"/>
              <w:bottom w:val="single" w:sz="8" w:space="0" w:color="auto"/>
              <w:right w:val="single" w:sz="8" w:space="0" w:color="auto"/>
            </w:tcBorders>
          </w:tcPr>
          <w:p w14:paraId="4A7D7409" w14:textId="24A1332B" w:rsidR="7F17A58D" w:rsidRPr="00AE3AF2" w:rsidRDefault="7F17A58D"/>
        </w:tc>
      </w:tr>
      <w:tr w:rsidR="7F17A58D" w:rsidRPr="00AE3AF2" w14:paraId="29064C04" w14:textId="77777777" w:rsidTr="7F17A58D">
        <w:tc>
          <w:tcPr>
            <w:tcW w:w="4245" w:type="dxa"/>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1940F3ED" w14:textId="5261A13D" w:rsidR="7F17A58D" w:rsidRPr="00AE3AF2" w:rsidRDefault="7F17A58D" w:rsidP="7F17A58D">
            <w:pPr>
              <w:jc w:val="center"/>
            </w:pPr>
            <w:r w:rsidRPr="00AE3AF2">
              <w:rPr>
                <w:rFonts w:ascii="Arial" w:eastAsia="Arial" w:hAnsi="Arial" w:cs="Arial"/>
                <w:b/>
                <w:bCs/>
                <w:color w:val="000000" w:themeColor="text1"/>
                <w:sz w:val="24"/>
                <w:szCs w:val="24"/>
              </w:rPr>
              <w:lastRenderedPageBreak/>
              <w:t>Ações do Ator</w:t>
            </w:r>
          </w:p>
        </w:tc>
        <w:tc>
          <w:tcPr>
            <w:tcW w:w="42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B70BB7F" w14:textId="79559693" w:rsidR="7F17A58D" w:rsidRPr="00AE3AF2" w:rsidRDefault="7F17A58D" w:rsidP="7F17A58D">
            <w:pPr>
              <w:jc w:val="center"/>
            </w:pPr>
            <w:r w:rsidRPr="00AE3AF2">
              <w:rPr>
                <w:rFonts w:ascii="Arial" w:eastAsia="Arial" w:hAnsi="Arial" w:cs="Arial"/>
                <w:b/>
                <w:bCs/>
                <w:color w:val="000000" w:themeColor="text1"/>
                <w:sz w:val="24"/>
                <w:szCs w:val="24"/>
              </w:rPr>
              <w:t>Ações do Sistema</w:t>
            </w:r>
          </w:p>
        </w:tc>
      </w:tr>
      <w:tr w:rsidR="7F17A58D" w:rsidRPr="00AE3AF2" w14:paraId="5AEDC584"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1FF4C3E7" w14:textId="0297C823" w:rsidR="7F17A58D" w:rsidRPr="00AE3AF2" w:rsidRDefault="7F17A58D" w:rsidP="7F17A58D">
            <w:pPr>
              <w:jc w:val="both"/>
            </w:pPr>
            <w:r w:rsidRPr="00AE3AF2">
              <w:rPr>
                <w:rFonts w:ascii="Arial" w:eastAsia="Arial" w:hAnsi="Arial" w:cs="Arial"/>
                <w:sz w:val="24"/>
                <w:szCs w:val="24"/>
              </w:rPr>
              <w:t xml:space="preserve"> 1- O usuário acessa o menu inicial</w:t>
            </w:r>
          </w:p>
        </w:tc>
        <w:tc>
          <w:tcPr>
            <w:tcW w:w="4245" w:type="dxa"/>
            <w:tcBorders>
              <w:top w:val="single" w:sz="8" w:space="0" w:color="auto"/>
              <w:left w:val="single" w:sz="8" w:space="0" w:color="auto"/>
              <w:bottom w:val="single" w:sz="8" w:space="0" w:color="auto"/>
              <w:right w:val="single" w:sz="8" w:space="0" w:color="auto"/>
            </w:tcBorders>
            <w:vAlign w:val="center"/>
          </w:tcPr>
          <w:p w14:paraId="7CE70A5F" w14:textId="6C16FFD1"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42C93762"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6F866F50" w14:textId="2F75DD8F"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46D3F864" w14:textId="66687892" w:rsidR="7F17A58D" w:rsidRPr="00AE3AF2" w:rsidRDefault="7F17A58D" w:rsidP="7F17A58D">
            <w:pPr>
              <w:jc w:val="both"/>
            </w:pPr>
            <w:r w:rsidRPr="00AE3AF2">
              <w:rPr>
                <w:rFonts w:ascii="Arial" w:eastAsia="Arial" w:hAnsi="Arial" w:cs="Arial"/>
                <w:sz w:val="24"/>
                <w:szCs w:val="24"/>
              </w:rPr>
              <w:t xml:space="preserve"> 2 - Sistema exibe na tela o logo e formulário de usuário e senha.</w:t>
            </w:r>
          </w:p>
        </w:tc>
      </w:tr>
      <w:tr w:rsidR="7F17A58D" w:rsidRPr="00AE3AF2" w14:paraId="40978AB1"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34B8B4FD" w14:textId="012832CF" w:rsidR="7F17A58D" w:rsidRPr="00AE3AF2" w:rsidRDefault="7F17A58D" w:rsidP="7F17A58D">
            <w:pPr>
              <w:jc w:val="both"/>
            </w:pPr>
            <w:r w:rsidRPr="00AE3AF2">
              <w:rPr>
                <w:rFonts w:ascii="Arial" w:eastAsia="Arial" w:hAnsi="Arial" w:cs="Arial"/>
                <w:sz w:val="24"/>
                <w:szCs w:val="24"/>
              </w:rPr>
              <w:t xml:space="preserve"> 3 - Usuário seleciona a opção “Recuperar Senha”</w:t>
            </w:r>
          </w:p>
        </w:tc>
        <w:tc>
          <w:tcPr>
            <w:tcW w:w="4245" w:type="dxa"/>
            <w:tcBorders>
              <w:top w:val="single" w:sz="8" w:space="0" w:color="auto"/>
              <w:left w:val="single" w:sz="8" w:space="0" w:color="auto"/>
              <w:bottom w:val="single" w:sz="8" w:space="0" w:color="auto"/>
              <w:right w:val="single" w:sz="8" w:space="0" w:color="auto"/>
            </w:tcBorders>
            <w:vAlign w:val="center"/>
          </w:tcPr>
          <w:p w14:paraId="0D8CC92D" w14:textId="0AA057CE"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7DE585FF"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46DCA0F5" w14:textId="3B5971E5"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272F9AA4" w14:textId="32EFD62E" w:rsidR="7F17A58D" w:rsidRPr="00AE3AF2" w:rsidRDefault="7F17A58D" w:rsidP="7F17A58D">
            <w:pPr>
              <w:jc w:val="both"/>
            </w:pPr>
            <w:r w:rsidRPr="00AE3AF2">
              <w:rPr>
                <w:rFonts w:ascii="Arial" w:eastAsia="Arial" w:hAnsi="Arial" w:cs="Arial"/>
                <w:sz w:val="24"/>
                <w:szCs w:val="24"/>
              </w:rPr>
              <w:t xml:space="preserve"> 2 - Sistema exibe na tela o logo e formulário para digitar o </w:t>
            </w:r>
            <w:proofErr w:type="spellStart"/>
            <w:r w:rsidRPr="00B15A09">
              <w:rPr>
                <w:rFonts w:ascii="Arial" w:eastAsia="Arial" w:hAnsi="Arial" w:cs="Arial"/>
                <w:sz w:val="24"/>
                <w:szCs w:val="24"/>
                <w:highlight w:val="yellow"/>
              </w:rPr>
              <w:t>email</w:t>
            </w:r>
            <w:proofErr w:type="spellEnd"/>
          </w:p>
        </w:tc>
      </w:tr>
      <w:tr w:rsidR="7F17A58D" w:rsidRPr="00AE3AF2" w14:paraId="39DCD609"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65FD6111" w14:textId="113BC97C" w:rsidR="7F17A58D" w:rsidRPr="00AE3AF2" w:rsidRDefault="7F17A58D" w:rsidP="7F17A58D">
            <w:pPr>
              <w:jc w:val="both"/>
            </w:pPr>
            <w:r w:rsidRPr="00AE3AF2">
              <w:rPr>
                <w:rFonts w:ascii="Arial" w:eastAsia="Arial" w:hAnsi="Arial" w:cs="Arial"/>
                <w:sz w:val="24"/>
                <w:szCs w:val="24"/>
              </w:rPr>
              <w:t xml:space="preserve">4 – Usuário insere seu </w:t>
            </w:r>
            <w:proofErr w:type="spellStart"/>
            <w:r w:rsidRPr="00B15A09">
              <w:rPr>
                <w:rFonts w:ascii="Arial" w:eastAsia="Arial" w:hAnsi="Arial" w:cs="Arial"/>
                <w:sz w:val="24"/>
                <w:szCs w:val="24"/>
                <w:highlight w:val="yellow"/>
              </w:rPr>
              <w:t>email</w:t>
            </w:r>
            <w:proofErr w:type="spellEnd"/>
          </w:p>
        </w:tc>
        <w:tc>
          <w:tcPr>
            <w:tcW w:w="4245" w:type="dxa"/>
            <w:tcBorders>
              <w:top w:val="single" w:sz="8" w:space="0" w:color="auto"/>
              <w:left w:val="single" w:sz="8" w:space="0" w:color="auto"/>
              <w:bottom w:val="single" w:sz="8" w:space="0" w:color="auto"/>
              <w:right w:val="single" w:sz="8" w:space="0" w:color="auto"/>
            </w:tcBorders>
            <w:vAlign w:val="center"/>
          </w:tcPr>
          <w:p w14:paraId="113E52EB" w14:textId="600D7A67"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3350ACEF"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0E09E2FD" w14:textId="22625FCC" w:rsidR="7F17A58D" w:rsidRPr="00AE3AF2" w:rsidRDefault="7F17A58D" w:rsidP="7F17A58D">
            <w:pPr>
              <w:jc w:val="both"/>
            </w:pPr>
            <w:r w:rsidRPr="00AE3AF2">
              <w:rPr>
                <w:rFonts w:ascii="Arial" w:eastAsia="Arial" w:hAnsi="Arial" w:cs="Arial"/>
                <w:sz w:val="24"/>
                <w:szCs w:val="24"/>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2A6BFE97" w14:textId="3922216C" w:rsidR="7F17A58D" w:rsidRPr="00AE3AF2" w:rsidRDefault="7F17A58D" w:rsidP="7F17A58D">
            <w:pPr>
              <w:jc w:val="both"/>
            </w:pPr>
            <w:r w:rsidRPr="00AE3AF2">
              <w:rPr>
                <w:rFonts w:ascii="Arial" w:eastAsia="Arial" w:hAnsi="Arial" w:cs="Arial"/>
                <w:sz w:val="24"/>
                <w:szCs w:val="24"/>
              </w:rPr>
              <w:t xml:space="preserve">5 – Sistema envia um </w:t>
            </w:r>
            <w:proofErr w:type="spellStart"/>
            <w:r w:rsidRPr="00B15A09">
              <w:rPr>
                <w:rFonts w:ascii="Arial" w:eastAsia="Arial" w:hAnsi="Arial" w:cs="Arial"/>
                <w:sz w:val="24"/>
                <w:szCs w:val="24"/>
                <w:highlight w:val="yellow"/>
              </w:rPr>
              <w:t>email</w:t>
            </w:r>
            <w:proofErr w:type="spellEnd"/>
            <w:r w:rsidRPr="00AE3AF2">
              <w:rPr>
                <w:rFonts w:ascii="Arial" w:eastAsia="Arial" w:hAnsi="Arial" w:cs="Arial"/>
                <w:sz w:val="24"/>
                <w:szCs w:val="24"/>
              </w:rPr>
              <w:t xml:space="preserve"> com a </w:t>
            </w:r>
            <w:r w:rsidR="00B15A09" w:rsidRPr="00B15A09">
              <w:rPr>
                <w:rFonts w:ascii="Arial" w:eastAsia="Arial" w:hAnsi="Arial" w:cs="Arial"/>
                <w:sz w:val="24"/>
                <w:szCs w:val="24"/>
                <w:highlight w:val="yellow"/>
              </w:rPr>
              <w:t>nova</w:t>
            </w:r>
            <w:r w:rsidR="00B15A09">
              <w:rPr>
                <w:rFonts w:ascii="Arial" w:eastAsia="Arial" w:hAnsi="Arial" w:cs="Arial"/>
                <w:sz w:val="24"/>
                <w:szCs w:val="24"/>
              </w:rPr>
              <w:t xml:space="preserve"> </w:t>
            </w:r>
            <w:r w:rsidRPr="00AE3AF2">
              <w:rPr>
                <w:rFonts w:ascii="Arial" w:eastAsia="Arial" w:hAnsi="Arial" w:cs="Arial"/>
                <w:sz w:val="24"/>
                <w:szCs w:val="24"/>
              </w:rPr>
              <w:t>senha do usuário</w:t>
            </w:r>
            <w:r w:rsidR="00B15A09">
              <w:rPr>
                <w:rFonts w:ascii="Arial" w:eastAsia="Arial" w:hAnsi="Arial" w:cs="Arial"/>
                <w:sz w:val="24"/>
                <w:szCs w:val="24"/>
              </w:rPr>
              <w:t xml:space="preserve"> </w:t>
            </w:r>
            <w:r w:rsidR="00B15A09" w:rsidRPr="00B15A09">
              <w:rPr>
                <w:rFonts w:ascii="Arial" w:eastAsia="Arial" w:hAnsi="Arial" w:cs="Arial"/>
                <w:sz w:val="24"/>
                <w:szCs w:val="24"/>
                <w:highlight w:val="yellow"/>
              </w:rPr>
              <w:t xml:space="preserve">(ou </w:t>
            </w:r>
            <w:r w:rsidR="00B15A09">
              <w:rPr>
                <w:rFonts w:ascii="Arial" w:eastAsia="Arial" w:hAnsi="Arial" w:cs="Arial"/>
                <w:sz w:val="24"/>
                <w:szCs w:val="24"/>
                <w:highlight w:val="yellow"/>
              </w:rPr>
              <w:t xml:space="preserve">envia um link que </w:t>
            </w:r>
            <w:r w:rsidR="00B15A09" w:rsidRPr="00B15A09">
              <w:rPr>
                <w:rFonts w:ascii="Arial" w:eastAsia="Arial" w:hAnsi="Arial" w:cs="Arial"/>
                <w:sz w:val="24"/>
                <w:szCs w:val="24"/>
                <w:highlight w:val="yellow"/>
              </w:rPr>
              <w:t>pede para ele digitar</w:t>
            </w:r>
            <w:r w:rsidR="00B15A09">
              <w:rPr>
                <w:rFonts w:ascii="Arial" w:eastAsia="Arial" w:hAnsi="Arial" w:cs="Arial"/>
                <w:sz w:val="24"/>
                <w:szCs w:val="24"/>
                <w:highlight w:val="yellow"/>
              </w:rPr>
              <w:t xml:space="preserve"> a nova senha</w:t>
            </w:r>
            <w:r w:rsidR="00B15A09" w:rsidRPr="00B15A09">
              <w:rPr>
                <w:rFonts w:ascii="Arial" w:eastAsia="Arial" w:hAnsi="Arial" w:cs="Arial"/>
                <w:sz w:val="24"/>
                <w:szCs w:val="24"/>
                <w:highlight w:val="yellow"/>
              </w:rPr>
              <w:t>??)</w:t>
            </w:r>
          </w:p>
        </w:tc>
      </w:tr>
    </w:tbl>
    <w:p w14:paraId="1BA5B350" w14:textId="3A596E67" w:rsidR="00F0296F" w:rsidRPr="00AE3AF2" w:rsidRDefault="7F17A58D" w:rsidP="00F0296F">
      <w:pPr>
        <w:rPr>
          <w:sz w:val="24"/>
          <w:szCs w:val="24"/>
        </w:rPr>
      </w:pPr>
      <w:r w:rsidRPr="00AE3AF2">
        <w:rPr>
          <w:rFonts w:ascii="Arial" w:eastAsia="Arial" w:hAnsi="Arial" w:cs="Arial"/>
          <w:sz w:val="24"/>
          <w:szCs w:val="24"/>
        </w:rPr>
        <w:t xml:space="preserve"> </w:t>
      </w:r>
      <w:r w:rsidR="00AC0C4F" w:rsidRPr="00AE3AF2">
        <w:rPr>
          <w:sz w:val="24"/>
          <w:szCs w:val="24"/>
        </w:rPr>
        <w:t>Fonte: Autoria Própria</w:t>
      </w:r>
    </w:p>
    <w:p w14:paraId="412145E1" w14:textId="78A7AF7C" w:rsidR="00F0296F" w:rsidRPr="00AE3AF2" w:rsidRDefault="00F0296F" w:rsidP="7F17A58D">
      <w:pPr>
        <w:spacing w:line="257" w:lineRule="auto"/>
      </w:pPr>
      <w:r w:rsidRPr="00AE3AF2">
        <w:br/>
      </w:r>
    </w:p>
    <w:p w14:paraId="3470235B" w14:textId="1D759B16" w:rsidR="00F0296F" w:rsidRPr="00AE3AF2" w:rsidRDefault="7F17A58D" w:rsidP="7F17A58D">
      <w:pPr>
        <w:spacing w:line="257" w:lineRule="auto"/>
      </w:pPr>
      <w:r w:rsidRPr="00AE3AF2">
        <w:rPr>
          <w:rFonts w:ascii="Arial" w:eastAsia="Arial" w:hAnsi="Arial" w:cs="Arial"/>
          <w:sz w:val="24"/>
          <w:szCs w:val="24"/>
        </w:rPr>
        <w:t xml:space="preserve"> </w:t>
      </w:r>
    </w:p>
    <w:p w14:paraId="3AAB18E2" w14:textId="396FFBE3" w:rsidR="00F0296F" w:rsidRPr="00AE3AF2" w:rsidRDefault="7F17A58D" w:rsidP="7F17A58D">
      <w:pPr>
        <w:spacing w:line="360" w:lineRule="auto"/>
        <w:jc w:val="center"/>
      </w:pPr>
      <w:r w:rsidRPr="00AE3AF2">
        <w:rPr>
          <w:rFonts w:ascii="Arial" w:eastAsia="Arial" w:hAnsi="Arial" w:cs="Arial"/>
          <w:color w:val="404040" w:themeColor="text1" w:themeTint="BF"/>
          <w:sz w:val="24"/>
          <w:szCs w:val="24"/>
        </w:rPr>
        <w:t xml:space="preserve">Quadro </w:t>
      </w:r>
      <w:r w:rsidR="2F3EAC70" w:rsidRPr="00AE3AF2">
        <w:rPr>
          <w:rFonts w:ascii="Arial" w:eastAsia="Arial" w:hAnsi="Arial" w:cs="Arial"/>
          <w:color w:val="404040" w:themeColor="text1" w:themeTint="BF"/>
          <w:sz w:val="24"/>
          <w:szCs w:val="24"/>
        </w:rPr>
        <w:t>15</w:t>
      </w:r>
      <w:r w:rsidRPr="00AE3AF2">
        <w:rPr>
          <w:rFonts w:ascii="Arial" w:eastAsia="Arial" w:hAnsi="Arial" w:cs="Arial"/>
          <w:color w:val="404040" w:themeColor="text1" w:themeTint="BF"/>
          <w:sz w:val="24"/>
          <w:szCs w:val="24"/>
        </w:rPr>
        <w:t xml:space="preserve"> - Descrição do Caso de Uso </w:t>
      </w:r>
      <w:r w:rsidR="00AD0954" w:rsidRPr="00AE3AF2">
        <w:rPr>
          <w:rFonts w:ascii="Arial" w:eastAsia="Arial" w:hAnsi="Arial" w:cs="Arial"/>
          <w:color w:val="404040" w:themeColor="text1" w:themeTint="BF"/>
          <w:sz w:val="24"/>
          <w:szCs w:val="24"/>
        </w:rPr>
        <w:t>Fazer Logout</w:t>
      </w:r>
    </w:p>
    <w:tbl>
      <w:tblPr>
        <w:tblW w:w="0" w:type="auto"/>
        <w:tblInd w:w="9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845"/>
        <w:gridCol w:w="2400"/>
        <w:gridCol w:w="4245"/>
      </w:tblGrid>
      <w:tr w:rsidR="7F17A58D" w:rsidRPr="00AE3AF2" w14:paraId="1A89170F" w14:textId="77777777" w:rsidTr="7F17A58D">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D731067" w14:textId="4A5A7223" w:rsidR="7F17A58D" w:rsidRPr="00AE3AF2" w:rsidRDefault="7F17A58D">
            <w:r w:rsidRPr="00AE3AF2">
              <w:rPr>
                <w:rFonts w:ascii="Arial" w:eastAsia="Arial" w:hAnsi="Arial" w:cs="Arial"/>
                <w:b/>
                <w:bCs/>
                <w:sz w:val="24"/>
                <w:szCs w:val="24"/>
              </w:rPr>
              <w:t xml:space="preserve"> Caso de Uso</w:t>
            </w:r>
          </w:p>
        </w:tc>
        <w:tc>
          <w:tcPr>
            <w:tcW w:w="6645" w:type="dxa"/>
            <w:gridSpan w:val="2"/>
            <w:tcBorders>
              <w:top w:val="single" w:sz="8" w:space="0" w:color="auto"/>
              <w:left w:val="single" w:sz="8" w:space="0" w:color="auto"/>
              <w:bottom w:val="single" w:sz="8" w:space="0" w:color="auto"/>
              <w:right w:val="single" w:sz="8" w:space="0" w:color="auto"/>
            </w:tcBorders>
          </w:tcPr>
          <w:p w14:paraId="21B09CEC" w14:textId="0C4DCB1D" w:rsidR="7F17A58D" w:rsidRPr="00AE3AF2" w:rsidRDefault="7F17A58D">
            <w:r w:rsidRPr="00AE3AF2">
              <w:rPr>
                <w:rFonts w:ascii="Arial" w:eastAsia="Arial" w:hAnsi="Arial" w:cs="Arial"/>
                <w:sz w:val="24"/>
                <w:szCs w:val="24"/>
              </w:rPr>
              <w:t xml:space="preserve"> </w:t>
            </w:r>
            <w:proofErr w:type="spellStart"/>
            <w:r w:rsidRPr="00AE3AF2">
              <w:rPr>
                <w:rFonts w:ascii="Arial" w:eastAsia="Arial" w:hAnsi="Arial" w:cs="Arial"/>
                <w:sz w:val="24"/>
                <w:szCs w:val="24"/>
              </w:rPr>
              <w:t>RF14</w:t>
            </w:r>
            <w:proofErr w:type="spellEnd"/>
            <w:r w:rsidRPr="00AE3AF2">
              <w:rPr>
                <w:rFonts w:ascii="Arial" w:eastAsia="Arial" w:hAnsi="Arial" w:cs="Arial"/>
                <w:sz w:val="24"/>
                <w:szCs w:val="24"/>
              </w:rPr>
              <w:t xml:space="preserve">: </w:t>
            </w:r>
            <w:r w:rsidR="00AD0954" w:rsidRPr="00AE3AF2">
              <w:rPr>
                <w:rFonts w:ascii="Arial" w:eastAsia="Arial" w:hAnsi="Arial" w:cs="Arial"/>
                <w:sz w:val="24"/>
                <w:szCs w:val="24"/>
              </w:rPr>
              <w:t>Fazer Logout</w:t>
            </w:r>
          </w:p>
        </w:tc>
      </w:tr>
      <w:tr w:rsidR="7F17A58D" w:rsidRPr="00AE3AF2" w14:paraId="2765DB46" w14:textId="77777777" w:rsidTr="7F17A58D">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0B54C481" w14:textId="46699FEA" w:rsidR="7F17A58D" w:rsidRPr="00AE3AF2" w:rsidRDefault="7F17A58D">
            <w:r w:rsidRPr="00AE3AF2">
              <w:rPr>
                <w:rFonts w:ascii="Arial" w:eastAsia="Arial" w:hAnsi="Arial" w:cs="Arial"/>
                <w:b/>
                <w:bCs/>
                <w:color w:val="000000" w:themeColor="text1"/>
                <w:sz w:val="24"/>
                <w:szCs w:val="24"/>
              </w:rPr>
              <w:t xml:space="preserve"> Ator Principal</w:t>
            </w:r>
          </w:p>
        </w:tc>
        <w:tc>
          <w:tcPr>
            <w:tcW w:w="6645" w:type="dxa"/>
            <w:gridSpan w:val="2"/>
            <w:tcBorders>
              <w:top w:val="single" w:sz="8" w:space="0" w:color="auto"/>
              <w:left w:val="single" w:sz="8" w:space="0" w:color="auto"/>
              <w:bottom w:val="single" w:sz="8" w:space="0" w:color="auto"/>
              <w:right w:val="single" w:sz="8" w:space="0" w:color="auto"/>
            </w:tcBorders>
          </w:tcPr>
          <w:p w14:paraId="5E031962" w14:textId="35604506" w:rsidR="7F17A58D" w:rsidRPr="00AE3AF2" w:rsidRDefault="7F17A58D">
            <w:r w:rsidRPr="00AE3AF2">
              <w:rPr>
                <w:rFonts w:ascii="Arial" w:eastAsia="Arial" w:hAnsi="Arial" w:cs="Arial"/>
                <w:sz w:val="24"/>
                <w:szCs w:val="24"/>
              </w:rPr>
              <w:t>Colaborador e Colaborador do RH</w:t>
            </w:r>
          </w:p>
        </w:tc>
      </w:tr>
      <w:tr w:rsidR="7F17A58D" w:rsidRPr="00AE3AF2" w14:paraId="59E81EC8" w14:textId="77777777" w:rsidTr="7F17A58D">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04B83631" w14:textId="1A45C704" w:rsidR="7F17A58D" w:rsidRPr="00AE3AF2" w:rsidRDefault="7F17A58D">
            <w:r w:rsidRPr="00AE3AF2">
              <w:rPr>
                <w:rFonts w:ascii="Arial" w:eastAsia="Arial" w:hAnsi="Arial" w:cs="Arial"/>
                <w:b/>
                <w:bCs/>
                <w:color w:val="000000" w:themeColor="text1"/>
                <w:sz w:val="24"/>
                <w:szCs w:val="24"/>
              </w:rPr>
              <w:t xml:space="preserve"> Ator Secundário</w:t>
            </w:r>
          </w:p>
        </w:tc>
        <w:tc>
          <w:tcPr>
            <w:tcW w:w="6645" w:type="dxa"/>
            <w:gridSpan w:val="2"/>
            <w:tcBorders>
              <w:top w:val="single" w:sz="8" w:space="0" w:color="auto"/>
              <w:left w:val="single" w:sz="8" w:space="0" w:color="auto"/>
              <w:bottom w:val="single" w:sz="8" w:space="0" w:color="auto"/>
              <w:right w:val="single" w:sz="8" w:space="0" w:color="auto"/>
            </w:tcBorders>
          </w:tcPr>
          <w:p w14:paraId="559AE0B2" w14:textId="4E716886" w:rsidR="7F17A58D" w:rsidRPr="00AE3AF2" w:rsidRDefault="7F17A58D"/>
        </w:tc>
      </w:tr>
      <w:tr w:rsidR="7F17A58D" w:rsidRPr="00AE3AF2" w14:paraId="2C7C6DA6" w14:textId="77777777" w:rsidTr="7F17A58D">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E885B56" w14:textId="24582CC5" w:rsidR="7F17A58D" w:rsidRPr="00AE3AF2" w:rsidRDefault="7F17A58D">
            <w:r w:rsidRPr="00AE3AF2">
              <w:rPr>
                <w:rFonts w:ascii="Arial" w:eastAsia="Arial" w:hAnsi="Arial" w:cs="Arial"/>
                <w:b/>
                <w:bCs/>
                <w:color w:val="000000" w:themeColor="text1"/>
                <w:sz w:val="24"/>
                <w:szCs w:val="24"/>
              </w:rPr>
              <w:t xml:space="preserve"> Pré-condição</w:t>
            </w:r>
          </w:p>
        </w:tc>
        <w:tc>
          <w:tcPr>
            <w:tcW w:w="6645" w:type="dxa"/>
            <w:gridSpan w:val="2"/>
            <w:tcBorders>
              <w:top w:val="single" w:sz="8" w:space="0" w:color="auto"/>
              <w:left w:val="single" w:sz="8" w:space="0" w:color="auto"/>
              <w:bottom w:val="single" w:sz="8" w:space="0" w:color="auto"/>
              <w:right w:val="single" w:sz="8" w:space="0" w:color="auto"/>
            </w:tcBorders>
          </w:tcPr>
          <w:p w14:paraId="43CF41B4" w14:textId="6D690672" w:rsidR="7F17A58D" w:rsidRPr="00AE3AF2" w:rsidRDefault="00AC7EC3">
            <w:pPr>
              <w:rPr>
                <w:rFonts w:ascii="Arial" w:hAnsi="Arial" w:cs="Arial"/>
                <w:sz w:val="24"/>
                <w:szCs w:val="24"/>
              </w:rPr>
            </w:pPr>
            <w:r w:rsidRPr="00AE3AF2">
              <w:rPr>
                <w:rFonts w:ascii="Arial" w:hAnsi="Arial" w:cs="Arial"/>
                <w:sz w:val="24"/>
                <w:szCs w:val="24"/>
              </w:rPr>
              <w:t>Usuário deve estar Logado</w:t>
            </w:r>
            <w:r w:rsidR="00B15A09">
              <w:rPr>
                <w:rFonts w:ascii="Arial" w:hAnsi="Arial" w:cs="Arial"/>
                <w:sz w:val="24"/>
                <w:szCs w:val="24"/>
              </w:rPr>
              <w:t>.</w:t>
            </w:r>
          </w:p>
        </w:tc>
      </w:tr>
      <w:tr w:rsidR="7F17A58D" w:rsidRPr="00AE3AF2" w14:paraId="61B5D428" w14:textId="77777777" w:rsidTr="7F17A58D">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1D0919E1" w14:textId="3B16080C" w:rsidR="7F17A58D" w:rsidRPr="00AE3AF2" w:rsidRDefault="7F17A58D">
            <w:r w:rsidRPr="00AE3AF2">
              <w:rPr>
                <w:rFonts w:ascii="Arial" w:eastAsia="Arial" w:hAnsi="Arial" w:cs="Arial"/>
                <w:b/>
                <w:bCs/>
                <w:color w:val="000000" w:themeColor="text1"/>
                <w:sz w:val="24"/>
                <w:szCs w:val="24"/>
              </w:rPr>
              <w:t xml:space="preserve"> Pós-condição</w:t>
            </w:r>
          </w:p>
        </w:tc>
        <w:tc>
          <w:tcPr>
            <w:tcW w:w="6645" w:type="dxa"/>
            <w:gridSpan w:val="2"/>
            <w:tcBorders>
              <w:top w:val="single" w:sz="8" w:space="0" w:color="auto"/>
              <w:left w:val="single" w:sz="8" w:space="0" w:color="auto"/>
              <w:bottom w:val="single" w:sz="8" w:space="0" w:color="auto"/>
              <w:right w:val="single" w:sz="8" w:space="0" w:color="auto"/>
            </w:tcBorders>
          </w:tcPr>
          <w:p w14:paraId="0CE9756E" w14:textId="1FEE151E" w:rsidR="7F17A58D" w:rsidRPr="00AE3AF2" w:rsidRDefault="7F17A58D"/>
        </w:tc>
      </w:tr>
      <w:tr w:rsidR="7F17A58D" w:rsidRPr="00AE3AF2" w14:paraId="6866134B" w14:textId="77777777" w:rsidTr="7F17A58D">
        <w:tc>
          <w:tcPr>
            <w:tcW w:w="4245" w:type="dxa"/>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191371F" w14:textId="63E63237" w:rsidR="7F17A58D" w:rsidRPr="00AE3AF2" w:rsidRDefault="7F17A58D" w:rsidP="7F17A58D">
            <w:pPr>
              <w:jc w:val="center"/>
            </w:pPr>
            <w:r w:rsidRPr="00AE3AF2">
              <w:rPr>
                <w:rFonts w:ascii="Arial" w:eastAsia="Arial" w:hAnsi="Arial" w:cs="Arial"/>
                <w:b/>
                <w:bCs/>
                <w:color w:val="000000" w:themeColor="text1"/>
                <w:sz w:val="24"/>
                <w:szCs w:val="24"/>
              </w:rPr>
              <w:t>Ações do Ator</w:t>
            </w:r>
          </w:p>
        </w:tc>
        <w:tc>
          <w:tcPr>
            <w:tcW w:w="42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67D1A2B" w14:textId="0A85BB18" w:rsidR="7F17A58D" w:rsidRPr="00AE3AF2" w:rsidRDefault="7F17A58D" w:rsidP="7F17A58D">
            <w:pPr>
              <w:jc w:val="center"/>
            </w:pPr>
            <w:r w:rsidRPr="00AE3AF2">
              <w:rPr>
                <w:rFonts w:ascii="Arial" w:eastAsia="Arial" w:hAnsi="Arial" w:cs="Arial"/>
                <w:b/>
                <w:bCs/>
                <w:color w:val="000000" w:themeColor="text1"/>
                <w:sz w:val="24"/>
                <w:szCs w:val="24"/>
              </w:rPr>
              <w:t>Ações do Sistema</w:t>
            </w:r>
          </w:p>
        </w:tc>
      </w:tr>
      <w:tr w:rsidR="7F17A58D" w:rsidRPr="00AE3AF2" w14:paraId="36FE347E"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236DA04F" w14:textId="05C5D095" w:rsidR="7F17A58D" w:rsidRPr="00B15A09" w:rsidRDefault="7F17A58D" w:rsidP="7F17A58D">
            <w:pPr>
              <w:jc w:val="both"/>
              <w:rPr>
                <w:highlight w:val="yellow"/>
              </w:rPr>
            </w:pPr>
            <w:r w:rsidRPr="00B15A09">
              <w:rPr>
                <w:rFonts w:ascii="Arial" w:eastAsia="Arial" w:hAnsi="Arial" w:cs="Arial"/>
                <w:sz w:val="24"/>
                <w:szCs w:val="24"/>
                <w:highlight w:val="yellow"/>
              </w:rPr>
              <w:t xml:space="preserve"> 1- O usuário acessa a</w:t>
            </w:r>
            <w:r w:rsidRPr="00B15A09">
              <w:rPr>
                <w:highlight w:val="yellow"/>
              </w:rPr>
              <w:t xml:space="preserve"> </w:t>
            </w:r>
            <w:r w:rsidRPr="00B15A09">
              <w:rPr>
                <w:rFonts w:ascii="Arial" w:eastAsia="Arial" w:hAnsi="Arial" w:cs="Arial"/>
                <w:sz w:val="24"/>
                <w:szCs w:val="24"/>
                <w:highlight w:val="yellow"/>
              </w:rPr>
              <w:t>tela inicial</w:t>
            </w:r>
          </w:p>
        </w:tc>
        <w:tc>
          <w:tcPr>
            <w:tcW w:w="4245" w:type="dxa"/>
            <w:tcBorders>
              <w:top w:val="single" w:sz="8" w:space="0" w:color="auto"/>
              <w:left w:val="single" w:sz="8" w:space="0" w:color="auto"/>
              <w:bottom w:val="single" w:sz="8" w:space="0" w:color="auto"/>
              <w:right w:val="single" w:sz="8" w:space="0" w:color="auto"/>
            </w:tcBorders>
            <w:vAlign w:val="center"/>
          </w:tcPr>
          <w:p w14:paraId="5C1A877D" w14:textId="37E90D27" w:rsidR="7F17A58D" w:rsidRPr="00B15A09" w:rsidRDefault="7F17A58D" w:rsidP="7F17A58D">
            <w:pPr>
              <w:jc w:val="both"/>
              <w:rPr>
                <w:highlight w:val="yellow"/>
              </w:rPr>
            </w:pPr>
            <w:r w:rsidRPr="00B15A09">
              <w:rPr>
                <w:rFonts w:ascii="Arial" w:eastAsia="Arial" w:hAnsi="Arial" w:cs="Arial"/>
                <w:sz w:val="24"/>
                <w:szCs w:val="24"/>
                <w:highlight w:val="yellow"/>
              </w:rPr>
              <w:t xml:space="preserve"> </w:t>
            </w:r>
          </w:p>
        </w:tc>
      </w:tr>
      <w:tr w:rsidR="7F17A58D" w:rsidRPr="00AE3AF2" w14:paraId="5EBB2800"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2262F009" w14:textId="740E9BC9" w:rsidR="7F17A58D" w:rsidRPr="00B15A09" w:rsidRDefault="7F17A58D" w:rsidP="7F17A58D">
            <w:pPr>
              <w:jc w:val="both"/>
              <w:rPr>
                <w:highlight w:val="yellow"/>
              </w:rPr>
            </w:pPr>
            <w:r w:rsidRPr="00B15A09">
              <w:rPr>
                <w:rFonts w:ascii="Arial" w:eastAsia="Arial" w:hAnsi="Arial" w:cs="Arial"/>
                <w:sz w:val="24"/>
                <w:szCs w:val="24"/>
                <w:highlight w:val="yellow"/>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1CDAE67E" w14:textId="46907F0E" w:rsidR="7F17A58D" w:rsidRPr="00B15A09" w:rsidRDefault="7F17A58D">
            <w:pPr>
              <w:rPr>
                <w:highlight w:val="yellow"/>
              </w:rPr>
            </w:pPr>
            <w:r w:rsidRPr="00B15A09">
              <w:rPr>
                <w:rFonts w:ascii="Arial" w:eastAsia="Arial" w:hAnsi="Arial" w:cs="Arial"/>
                <w:sz w:val="24"/>
                <w:szCs w:val="24"/>
                <w:highlight w:val="yellow"/>
              </w:rPr>
              <w:t xml:space="preserve"> 2 - Sistema exibe tela inicial.</w:t>
            </w:r>
          </w:p>
        </w:tc>
      </w:tr>
      <w:tr w:rsidR="7F17A58D" w:rsidRPr="00AE3AF2" w14:paraId="6419A818"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3FDC7B56" w14:textId="560A4470" w:rsidR="7F17A58D" w:rsidRPr="00B15A09" w:rsidRDefault="7F17A58D" w:rsidP="7F17A58D">
            <w:pPr>
              <w:jc w:val="both"/>
              <w:rPr>
                <w:highlight w:val="yellow"/>
              </w:rPr>
            </w:pPr>
            <w:r w:rsidRPr="00B15A09">
              <w:rPr>
                <w:rFonts w:ascii="Arial" w:eastAsia="Arial" w:hAnsi="Arial" w:cs="Arial"/>
                <w:sz w:val="24"/>
                <w:szCs w:val="24"/>
                <w:highlight w:val="yellow"/>
              </w:rPr>
              <w:t xml:space="preserve"> </w:t>
            </w:r>
            <w:r w:rsidR="00B15A09" w:rsidRPr="00B15A09">
              <w:rPr>
                <w:rFonts w:ascii="Arial" w:eastAsia="Arial" w:hAnsi="Arial" w:cs="Arial"/>
                <w:sz w:val="24"/>
                <w:szCs w:val="24"/>
                <w:highlight w:val="yellow"/>
              </w:rPr>
              <w:t>1</w:t>
            </w:r>
            <w:r w:rsidRPr="00B15A09">
              <w:rPr>
                <w:rFonts w:ascii="Arial" w:eastAsia="Arial" w:hAnsi="Arial" w:cs="Arial"/>
                <w:sz w:val="24"/>
                <w:szCs w:val="24"/>
                <w:highlight w:val="yellow"/>
              </w:rPr>
              <w:t>- Usuário seleciona a opção “Sair”</w:t>
            </w:r>
            <w:r w:rsidR="00B15A09" w:rsidRPr="00B15A09">
              <w:rPr>
                <w:rFonts w:ascii="Arial" w:eastAsia="Arial" w:hAnsi="Arial" w:cs="Arial"/>
                <w:sz w:val="24"/>
                <w:szCs w:val="24"/>
                <w:highlight w:val="yellow"/>
              </w:rPr>
              <w:t xml:space="preserve"> (excluir os anteriores)</w:t>
            </w:r>
          </w:p>
        </w:tc>
        <w:tc>
          <w:tcPr>
            <w:tcW w:w="4245" w:type="dxa"/>
            <w:tcBorders>
              <w:top w:val="single" w:sz="8" w:space="0" w:color="auto"/>
              <w:left w:val="single" w:sz="8" w:space="0" w:color="auto"/>
              <w:bottom w:val="single" w:sz="8" w:space="0" w:color="auto"/>
              <w:right w:val="single" w:sz="8" w:space="0" w:color="auto"/>
            </w:tcBorders>
            <w:vAlign w:val="center"/>
          </w:tcPr>
          <w:p w14:paraId="08776181" w14:textId="33961F8A" w:rsidR="7F17A58D" w:rsidRPr="00AE3AF2" w:rsidRDefault="7F17A58D" w:rsidP="7F17A58D">
            <w:pPr>
              <w:jc w:val="both"/>
            </w:pPr>
            <w:r w:rsidRPr="00AE3AF2">
              <w:rPr>
                <w:rFonts w:ascii="Arial" w:eastAsia="Arial" w:hAnsi="Arial" w:cs="Arial"/>
                <w:sz w:val="24"/>
                <w:szCs w:val="24"/>
              </w:rPr>
              <w:t xml:space="preserve"> </w:t>
            </w:r>
          </w:p>
        </w:tc>
      </w:tr>
      <w:tr w:rsidR="7F17A58D" w:rsidRPr="00AE3AF2" w14:paraId="16313C59" w14:textId="77777777" w:rsidTr="7F17A58D">
        <w:tc>
          <w:tcPr>
            <w:tcW w:w="4245" w:type="dxa"/>
            <w:gridSpan w:val="2"/>
            <w:tcBorders>
              <w:top w:val="single" w:sz="8" w:space="0" w:color="auto"/>
              <w:left w:val="single" w:sz="8" w:space="0" w:color="auto"/>
              <w:bottom w:val="single" w:sz="8" w:space="0" w:color="auto"/>
              <w:right w:val="single" w:sz="8" w:space="0" w:color="auto"/>
            </w:tcBorders>
            <w:vAlign w:val="center"/>
          </w:tcPr>
          <w:p w14:paraId="0902C319" w14:textId="4E793377" w:rsidR="7F17A58D" w:rsidRPr="00B15A09" w:rsidRDefault="7F17A58D" w:rsidP="7F17A58D">
            <w:pPr>
              <w:jc w:val="both"/>
              <w:rPr>
                <w:highlight w:val="yellow"/>
              </w:rPr>
            </w:pPr>
            <w:r w:rsidRPr="00B15A09">
              <w:rPr>
                <w:rFonts w:ascii="Arial" w:eastAsia="Arial" w:hAnsi="Arial" w:cs="Arial"/>
                <w:sz w:val="24"/>
                <w:szCs w:val="24"/>
                <w:highlight w:val="yellow"/>
              </w:rPr>
              <w:t xml:space="preserve"> </w:t>
            </w:r>
          </w:p>
        </w:tc>
        <w:tc>
          <w:tcPr>
            <w:tcW w:w="4245" w:type="dxa"/>
            <w:tcBorders>
              <w:top w:val="single" w:sz="8" w:space="0" w:color="auto"/>
              <w:left w:val="single" w:sz="8" w:space="0" w:color="auto"/>
              <w:bottom w:val="single" w:sz="8" w:space="0" w:color="auto"/>
              <w:right w:val="single" w:sz="8" w:space="0" w:color="auto"/>
            </w:tcBorders>
            <w:vAlign w:val="center"/>
          </w:tcPr>
          <w:p w14:paraId="002CAFA9" w14:textId="18360B93" w:rsidR="7F17A58D" w:rsidRPr="00AE3AF2" w:rsidRDefault="7F17A58D" w:rsidP="7F17A58D">
            <w:pPr>
              <w:jc w:val="both"/>
            </w:pPr>
            <w:r w:rsidRPr="00AE3AF2">
              <w:rPr>
                <w:rFonts w:ascii="Arial" w:eastAsia="Arial" w:hAnsi="Arial" w:cs="Arial"/>
                <w:sz w:val="24"/>
                <w:szCs w:val="24"/>
              </w:rPr>
              <w:t xml:space="preserve"> 4 – Sistema </w:t>
            </w:r>
            <w:r w:rsidR="00ED4CD1">
              <w:rPr>
                <w:rFonts w:ascii="Arial" w:eastAsia="Arial" w:hAnsi="Arial" w:cs="Arial"/>
                <w:sz w:val="24"/>
                <w:szCs w:val="24"/>
                <w:highlight w:val="yellow"/>
              </w:rPr>
              <w:t>desconecta</w:t>
            </w:r>
            <w:r w:rsidRPr="00ED4CD1">
              <w:rPr>
                <w:rFonts w:ascii="Arial" w:eastAsia="Arial" w:hAnsi="Arial" w:cs="Arial"/>
                <w:sz w:val="24"/>
                <w:szCs w:val="24"/>
                <w:highlight w:val="yellow"/>
              </w:rPr>
              <w:t xml:space="preserve"> o usuário e</w:t>
            </w:r>
            <w:r w:rsidR="00ED4CD1">
              <w:rPr>
                <w:rFonts w:ascii="Arial" w:eastAsia="Arial" w:hAnsi="Arial" w:cs="Arial"/>
                <w:sz w:val="24"/>
                <w:szCs w:val="24"/>
              </w:rPr>
              <w:t xml:space="preserve"> </w:t>
            </w:r>
            <w:r w:rsidRPr="00AE3AF2">
              <w:rPr>
                <w:rFonts w:ascii="Arial" w:eastAsia="Arial" w:hAnsi="Arial" w:cs="Arial"/>
                <w:sz w:val="24"/>
                <w:szCs w:val="24"/>
              </w:rPr>
              <w:t>volta para a tela Inicial</w:t>
            </w:r>
          </w:p>
        </w:tc>
      </w:tr>
    </w:tbl>
    <w:p w14:paraId="2AED512C" w14:textId="77777777" w:rsidR="00AC0C4F" w:rsidRPr="00AE3AF2" w:rsidRDefault="00AC0C4F" w:rsidP="00AC0C4F">
      <w:pPr>
        <w:rPr>
          <w:sz w:val="24"/>
          <w:szCs w:val="24"/>
        </w:rPr>
      </w:pPr>
      <w:r w:rsidRPr="00AE3AF2">
        <w:rPr>
          <w:sz w:val="24"/>
          <w:szCs w:val="24"/>
        </w:rPr>
        <w:t>Fonte: Autoria Própria</w:t>
      </w:r>
    </w:p>
    <w:p w14:paraId="3B85E762" w14:textId="209A98A4" w:rsidR="00F0296F" w:rsidRPr="00AE3AF2" w:rsidRDefault="00F0296F" w:rsidP="7F17A58D">
      <w:pPr>
        <w:rPr>
          <w:rFonts w:ascii="Arial" w:eastAsia="Arial" w:hAnsi="Arial" w:cs="Arial"/>
          <w:sz w:val="24"/>
          <w:szCs w:val="24"/>
        </w:rPr>
      </w:pPr>
    </w:p>
    <w:bookmarkEnd w:id="5"/>
    <w:p w14:paraId="1E427377" w14:textId="5E0724D5" w:rsidR="00CD0E1C" w:rsidRPr="00AE3AF2" w:rsidRDefault="0040455B" w:rsidP="0040455B">
      <w:pPr>
        <w:rPr>
          <w:rFonts w:ascii="Arial" w:hAnsi="Arial" w:cs="Arial"/>
          <w:b/>
          <w:sz w:val="28"/>
        </w:rPr>
      </w:pPr>
      <w:r w:rsidRPr="00AE3AF2">
        <w:rPr>
          <w:rFonts w:cs="Arial"/>
        </w:rPr>
        <w:br w:type="page"/>
      </w:r>
    </w:p>
    <w:p w14:paraId="4808647E" w14:textId="5FEB39F2" w:rsidR="009F4235" w:rsidRPr="00AE3AF2" w:rsidRDefault="00ED35C3" w:rsidP="0030090E">
      <w:pPr>
        <w:pStyle w:val="Ttulo"/>
        <w:jc w:val="left"/>
        <w:rPr>
          <w:rFonts w:cs="Arial"/>
        </w:rPr>
      </w:pPr>
      <w:r w:rsidRPr="00AE3AF2">
        <w:rPr>
          <w:rFonts w:cs="Arial"/>
        </w:rPr>
        <w:lastRenderedPageBreak/>
        <w:t>4</w:t>
      </w:r>
      <w:r w:rsidR="00945BFD" w:rsidRPr="00AE3AF2">
        <w:rPr>
          <w:rFonts w:cs="Arial"/>
        </w:rPr>
        <w:t xml:space="preserve">.  </w:t>
      </w:r>
      <w:r w:rsidR="009F4235" w:rsidRPr="00AE3AF2">
        <w:rPr>
          <w:rFonts w:cs="Arial"/>
        </w:rPr>
        <w:t>Projeto</w:t>
      </w:r>
      <w:r w:rsidR="00190581" w:rsidRPr="00AE3AF2">
        <w:rPr>
          <w:rFonts w:cs="Arial"/>
        </w:rPr>
        <w:t xml:space="preserve"> </w:t>
      </w:r>
      <w:r w:rsidR="00ED7068" w:rsidRPr="00AE3AF2">
        <w:rPr>
          <w:rFonts w:cs="Arial"/>
        </w:rPr>
        <w:t xml:space="preserve">Detalhado </w:t>
      </w:r>
      <w:r w:rsidR="00190581" w:rsidRPr="00AE3AF2">
        <w:rPr>
          <w:rFonts w:cs="Arial"/>
        </w:rPr>
        <w:t>do Sof</w:t>
      </w:r>
      <w:r w:rsidR="0025570F" w:rsidRPr="00AE3AF2">
        <w:rPr>
          <w:rFonts w:cs="Arial"/>
        </w:rPr>
        <w:t>t</w:t>
      </w:r>
      <w:r w:rsidR="00190581" w:rsidRPr="00AE3AF2">
        <w:rPr>
          <w:rFonts w:cs="Arial"/>
        </w:rPr>
        <w:t>ware</w:t>
      </w:r>
    </w:p>
    <w:p w14:paraId="73C693AD" w14:textId="6B3AD254" w:rsidR="003E0E8B" w:rsidRPr="00AE3AF2" w:rsidRDefault="00ED35C3" w:rsidP="0030090E">
      <w:pPr>
        <w:pStyle w:val="Subttulo"/>
        <w:rPr>
          <w:rFonts w:cs="Arial"/>
          <w:color w:val="C00000"/>
        </w:rPr>
      </w:pPr>
      <w:r w:rsidRPr="00AE3AF2">
        <w:rPr>
          <w:rFonts w:cs="Arial"/>
        </w:rPr>
        <w:t>4</w:t>
      </w:r>
      <w:r w:rsidR="003E0E8B" w:rsidRPr="00AE3AF2">
        <w:rPr>
          <w:rFonts w:cs="Arial"/>
        </w:rPr>
        <w:t xml:space="preserve">.1 </w:t>
      </w:r>
      <w:r w:rsidR="009F4235" w:rsidRPr="00AE3AF2">
        <w:rPr>
          <w:rFonts w:cs="Arial"/>
        </w:rPr>
        <w:t>Arquitetura da aplicação</w:t>
      </w:r>
      <w:r w:rsidR="003E0E8B" w:rsidRPr="00AE3AF2">
        <w:rPr>
          <w:rFonts w:cs="Arial"/>
        </w:rPr>
        <w:t xml:space="preserve"> </w:t>
      </w:r>
      <w:r w:rsidR="003E0E8B" w:rsidRPr="00AE3AF2">
        <w:rPr>
          <w:rFonts w:cs="Arial"/>
          <w:szCs w:val="28"/>
        </w:rPr>
        <w:t xml:space="preserve">Atual </w:t>
      </w:r>
    </w:p>
    <w:p w14:paraId="55E2B118" w14:textId="78A429AB" w:rsidR="009F4235" w:rsidRPr="00AE3AF2" w:rsidRDefault="009F4235" w:rsidP="2F3EAC70">
      <w:pPr>
        <w:pStyle w:val="Ttulo"/>
        <w:jc w:val="left"/>
        <w:rPr>
          <w:rFonts w:cs="Arial"/>
        </w:rPr>
      </w:pPr>
    </w:p>
    <w:p w14:paraId="465D0F1A" w14:textId="14FAF304" w:rsidR="00531293" w:rsidRPr="00AE3AF2" w:rsidRDefault="7A0674CB" w:rsidP="7A0674CB">
      <w:pPr>
        <w:spacing w:line="360" w:lineRule="auto"/>
        <w:ind w:firstLine="709"/>
        <w:rPr>
          <w:rFonts w:ascii="Arial" w:hAnsi="Arial" w:cs="Arial"/>
          <w:sz w:val="24"/>
          <w:szCs w:val="24"/>
          <w:highlight w:val="yellow"/>
          <w:lang w:eastAsia="pt-BR"/>
        </w:rPr>
      </w:pPr>
      <w:r w:rsidRPr="00AE3AF2">
        <w:rPr>
          <w:rFonts w:ascii="Arial" w:hAnsi="Arial" w:cs="Arial"/>
          <w:sz w:val="24"/>
          <w:szCs w:val="24"/>
        </w:rPr>
        <w:t xml:space="preserve">O sistema </w:t>
      </w:r>
      <w:r w:rsidR="00BA49BE" w:rsidRPr="00AE3AF2">
        <w:rPr>
          <w:rFonts w:ascii="Arial" w:hAnsi="Arial" w:cs="Arial"/>
          <w:sz w:val="24"/>
          <w:szCs w:val="24"/>
        </w:rPr>
        <w:t xml:space="preserve">é baseado na estrutura de cliente-servidor </w:t>
      </w:r>
      <w:r w:rsidR="00BE2ED1" w:rsidRPr="00AE3AF2">
        <w:rPr>
          <w:rFonts w:ascii="Arial" w:hAnsi="Arial" w:cs="Arial"/>
          <w:sz w:val="24"/>
          <w:szCs w:val="24"/>
        </w:rPr>
        <w:t>da</w:t>
      </w:r>
      <w:r w:rsidR="00BA49BE" w:rsidRPr="00AE3AF2">
        <w:rPr>
          <w:rFonts w:ascii="Arial" w:hAnsi="Arial" w:cs="Arial"/>
          <w:sz w:val="24"/>
          <w:szCs w:val="24"/>
        </w:rPr>
        <w:t xml:space="preserve"> web, </w:t>
      </w:r>
      <w:r w:rsidR="00996C3C" w:rsidRPr="00AE3AF2">
        <w:rPr>
          <w:rFonts w:ascii="Arial" w:hAnsi="Arial" w:cs="Arial"/>
          <w:sz w:val="24"/>
          <w:szCs w:val="24"/>
        </w:rPr>
        <w:t xml:space="preserve">utiliza </w:t>
      </w:r>
      <w:r w:rsidR="00996C3C" w:rsidRPr="00F54915">
        <w:rPr>
          <w:rFonts w:ascii="Arial" w:hAnsi="Arial" w:cs="Arial"/>
          <w:sz w:val="24"/>
          <w:szCs w:val="24"/>
          <w:highlight w:val="yellow"/>
        </w:rPr>
        <w:t>do</w:t>
      </w:r>
      <w:r w:rsidR="00F54915">
        <w:rPr>
          <w:rFonts w:ascii="Arial" w:hAnsi="Arial" w:cs="Arial"/>
          <w:sz w:val="24"/>
          <w:szCs w:val="24"/>
        </w:rPr>
        <w:t xml:space="preserve"> (tirar)</w:t>
      </w:r>
      <w:r w:rsidR="00996C3C" w:rsidRPr="00AE3AF2">
        <w:rPr>
          <w:rFonts w:ascii="Arial" w:hAnsi="Arial" w:cs="Arial"/>
          <w:sz w:val="24"/>
          <w:szCs w:val="24"/>
        </w:rPr>
        <w:t xml:space="preserve"> modelo de API para o funcionamento. O </w:t>
      </w:r>
      <w:proofErr w:type="spellStart"/>
      <w:r w:rsidR="00996C3C" w:rsidRPr="00AE3AF2">
        <w:rPr>
          <w:rFonts w:ascii="Arial" w:hAnsi="Arial" w:cs="Arial"/>
          <w:sz w:val="24"/>
          <w:szCs w:val="24"/>
        </w:rPr>
        <w:t>backend</w:t>
      </w:r>
      <w:proofErr w:type="spellEnd"/>
      <w:r w:rsidR="001C102E">
        <w:rPr>
          <w:rFonts w:ascii="Arial" w:hAnsi="Arial" w:cs="Arial"/>
          <w:sz w:val="24"/>
          <w:szCs w:val="24"/>
        </w:rPr>
        <w:t xml:space="preserve"> </w:t>
      </w:r>
      <w:r w:rsidR="001C102E" w:rsidRPr="001C102E">
        <w:rPr>
          <w:rFonts w:ascii="Arial" w:hAnsi="Arial" w:cs="Arial"/>
          <w:sz w:val="24"/>
          <w:szCs w:val="24"/>
          <w:highlight w:val="yellow"/>
        </w:rPr>
        <w:t xml:space="preserve">(ou </w:t>
      </w:r>
      <w:proofErr w:type="spellStart"/>
      <w:r w:rsidR="001C102E" w:rsidRPr="001C102E">
        <w:rPr>
          <w:rFonts w:ascii="Arial" w:hAnsi="Arial" w:cs="Arial"/>
          <w:sz w:val="24"/>
          <w:szCs w:val="24"/>
          <w:highlight w:val="yellow"/>
        </w:rPr>
        <w:t>back-end</w:t>
      </w:r>
      <w:proofErr w:type="spellEnd"/>
      <w:r w:rsidR="001C102E" w:rsidRPr="001C102E">
        <w:rPr>
          <w:rFonts w:ascii="Arial" w:hAnsi="Arial" w:cs="Arial"/>
          <w:sz w:val="24"/>
          <w:szCs w:val="24"/>
          <w:highlight w:val="yellow"/>
        </w:rPr>
        <w:t>??)</w:t>
      </w:r>
      <w:r w:rsidR="00996C3C" w:rsidRPr="00AE3AF2">
        <w:rPr>
          <w:rFonts w:ascii="Arial" w:hAnsi="Arial" w:cs="Arial"/>
          <w:sz w:val="24"/>
          <w:szCs w:val="24"/>
        </w:rPr>
        <w:t xml:space="preserve"> </w:t>
      </w:r>
      <w:r w:rsidR="00F85249" w:rsidRPr="00AE3AF2">
        <w:rPr>
          <w:rFonts w:ascii="Arial" w:hAnsi="Arial" w:cs="Arial"/>
          <w:sz w:val="24"/>
          <w:szCs w:val="24"/>
        </w:rPr>
        <w:t xml:space="preserve">(a API) </w:t>
      </w:r>
      <w:r w:rsidR="00996C3C" w:rsidRPr="00AE3AF2">
        <w:rPr>
          <w:rFonts w:ascii="Arial" w:hAnsi="Arial" w:cs="Arial"/>
          <w:sz w:val="24"/>
          <w:szCs w:val="24"/>
        </w:rPr>
        <w:t>é basead</w:t>
      </w:r>
      <w:r w:rsidR="001C102E" w:rsidRPr="001C102E">
        <w:rPr>
          <w:rFonts w:ascii="Arial" w:hAnsi="Arial" w:cs="Arial"/>
          <w:sz w:val="24"/>
          <w:szCs w:val="24"/>
          <w:highlight w:val="yellow"/>
        </w:rPr>
        <w:t>a</w:t>
      </w:r>
      <w:r w:rsidR="00996C3C" w:rsidRPr="00AE3AF2">
        <w:rPr>
          <w:rFonts w:ascii="Arial" w:hAnsi="Arial" w:cs="Arial"/>
          <w:sz w:val="24"/>
          <w:szCs w:val="24"/>
        </w:rPr>
        <w:t xml:space="preserve"> na linguagem Java</w:t>
      </w:r>
      <w:r w:rsidR="00423C88" w:rsidRPr="00AE3AF2">
        <w:rPr>
          <w:rFonts w:ascii="Arial" w:hAnsi="Arial" w:cs="Arial"/>
          <w:sz w:val="24"/>
          <w:szCs w:val="24"/>
        </w:rPr>
        <w:t xml:space="preserve"> e o banco de dados é o MySQL,</w:t>
      </w:r>
      <w:r w:rsidR="00996C3C" w:rsidRPr="00AE3AF2">
        <w:rPr>
          <w:rFonts w:ascii="Arial" w:hAnsi="Arial" w:cs="Arial"/>
          <w:sz w:val="24"/>
          <w:szCs w:val="24"/>
        </w:rPr>
        <w:t xml:space="preserve"> o </w:t>
      </w:r>
      <w:proofErr w:type="spellStart"/>
      <w:r w:rsidR="00996C3C" w:rsidRPr="00AE3AF2">
        <w:rPr>
          <w:rFonts w:ascii="Arial" w:hAnsi="Arial" w:cs="Arial"/>
          <w:sz w:val="24"/>
          <w:szCs w:val="24"/>
        </w:rPr>
        <w:t>frontend</w:t>
      </w:r>
      <w:proofErr w:type="spellEnd"/>
      <w:r w:rsidR="00996C3C" w:rsidRPr="00AE3AF2">
        <w:rPr>
          <w:rFonts w:ascii="Arial" w:hAnsi="Arial" w:cs="Arial"/>
          <w:sz w:val="24"/>
          <w:szCs w:val="24"/>
        </w:rPr>
        <w:t xml:space="preserve"> </w:t>
      </w:r>
      <w:r w:rsidR="001C102E" w:rsidRPr="001C102E">
        <w:rPr>
          <w:rFonts w:ascii="Arial" w:hAnsi="Arial" w:cs="Arial"/>
          <w:sz w:val="24"/>
          <w:szCs w:val="24"/>
          <w:highlight w:val="yellow"/>
        </w:rPr>
        <w:t>(ou front-</w:t>
      </w:r>
      <w:proofErr w:type="spellStart"/>
      <w:r w:rsidR="001C102E" w:rsidRPr="001C102E">
        <w:rPr>
          <w:rFonts w:ascii="Arial" w:hAnsi="Arial" w:cs="Arial"/>
          <w:sz w:val="24"/>
          <w:szCs w:val="24"/>
          <w:highlight w:val="yellow"/>
        </w:rPr>
        <w:t>end</w:t>
      </w:r>
      <w:proofErr w:type="spellEnd"/>
      <w:r w:rsidR="001C102E">
        <w:rPr>
          <w:rFonts w:ascii="Arial" w:hAnsi="Arial" w:cs="Arial"/>
          <w:sz w:val="24"/>
          <w:szCs w:val="24"/>
          <w:highlight w:val="yellow"/>
        </w:rPr>
        <w:t>??</w:t>
      </w:r>
      <w:r w:rsidR="001C102E" w:rsidRPr="001C102E">
        <w:rPr>
          <w:rFonts w:ascii="Arial" w:hAnsi="Arial" w:cs="Arial"/>
          <w:sz w:val="24"/>
          <w:szCs w:val="24"/>
          <w:highlight w:val="yellow"/>
        </w:rPr>
        <w:t>)</w:t>
      </w:r>
      <w:r w:rsidR="001C102E">
        <w:rPr>
          <w:rFonts w:ascii="Arial" w:hAnsi="Arial" w:cs="Arial"/>
          <w:sz w:val="24"/>
          <w:szCs w:val="24"/>
        </w:rPr>
        <w:t xml:space="preserve"> </w:t>
      </w:r>
      <w:r w:rsidR="00F85249" w:rsidRPr="00AE3AF2">
        <w:rPr>
          <w:rFonts w:ascii="Arial" w:hAnsi="Arial" w:cs="Arial"/>
          <w:sz w:val="24"/>
          <w:szCs w:val="24"/>
        </w:rPr>
        <w:t xml:space="preserve">faz as requisições nessa API através da linguagem </w:t>
      </w:r>
      <w:proofErr w:type="spellStart"/>
      <w:r w:rsidR="00F85249" w:rsidRPr="001C102E">
        <w:rPr>
          <w:rFonts w:ascii="Arial" w:hAnsi="Arial" w:cs="Arial"/>
          <w:sz w:val="24"/>
          <w:szCs w:val="24"/>
          <w:highlight w:val="yellow"/>
        </w:rPr>
        <w:t>Java</w:t>
      </w:r>
      <w:r w:rsidR="001C102E" w:rsidRPr="001C102E">
        <w:rPr>
          <w:rFonts w:ascii="Arial" w:hAnsi="Arial" w:cs="Arial"/>
          <w:sz w:val="24"/>
          <w:szCs w:val="24"/>
          <w:highlight w:val="yellow"/>
        </w:rPr>
        <w:t>S</w:t>
      </w:r>
      <w:r w:rsidR="00F85249" w:rsidRPr="001C102E">
        <w:rPr>
          <w:rFonts w:ascii="Arial" w:hAnsi="Arial" w:cs="Arial"/>
          <w:sz w:val="24"/>
          <w:szCs w:val="24"/>
          <w:highlight w:val="yellow"/>
        </w:rPr>
        <w:t>cript</w:t>
      </w:r>
      <w:proofErr w:type="spellEnd"/>
      <w:r w:rsidR="0072304C" w:rsidRPr="00AE3AF2">
        <w:rPr>
          <w:rFonts w:ascii="Arial" w:hAnsi="Arial" w:cs="Arial"/>
          <w:sz w:val="24"/>
          <w:szCs w:val="24"/>
        </w:rPr>
        <w:t>. A</w:t>
      </w:r>
      <w:r w:rsidR="00815E14" w:rsidRPr="00AE3AF2">
        <w:rPr>
          <w:rFonts w:ascii="Arial" w:hAnsi="Arial" w:cs="Arial"/>
          <w:sz w:val="24"/>
          <w:szCs w:val="24"/>
        </w:rPr>
        <w:t>s</w:t>
      </w:r>
      <w:r w:rsidR="0072304C" w:rsidRPr="00AE3AF2">
        <w:rPr>
          <w:rFonts w:ascii="Arial" w:hAnsi="Arial" w:cs="Arial"/>
          <w:sz w:val="24"/>
          <w:szCs w:val="24"/>
        </w:rPr>
        <w:t xml:space="preserve"> interfaces são baseadas em HTML e CS</w:t>
      </w:r>
      <w:r w:rsidR="00815E14" w:rsidRPr="00AE3AF2">
        <w:rPr>
          <w:rFonts w:ascii="Arial" w:hAnsi="Arial" w:cs="Arial"/>
          <w:sz w:val="24"/>
          <w:szCs w:val="24"/>
        </w:rPr>
        <w:t>S</w:t>
      </w:r>
      <w:r w:rsidR="0072304C" w:rsidRPr="00AE3AF2">
        <w:rPr>
          <w:rFonts w:ascii="Arial" w:hAnsi="Arial" w:cs="Arial"/>
          <w:sz w:val="24"/>
          <w:szCs w:val="24"/>
        </w:rPr>
        <w:t>.</w:t>
      </w:r>
    </w:p>
    <w:p w14:paraId="6E6C0D04" w14:textId="73C0E5DF" w:rsidR="34CD202C" w:rsidRPr="00AE3AF2" w:rsidRDefault="34CD202C" w:rsidP="34CD202C">
      <w:pPr>
        <w:spacing w:line="360" w:lineRule="auto"/>
        <w:ind w:firstLine="709"/>
        <w:rPr>
          <w:rFonts w:ascii="Arial" w:hAnsi="Arial" w:cs="Arial"/>
          <w:sz w:val="24"/>
          <w:szCs w:val="24"/>
          <w:highlight w:val="yellow"/>
        </w:rPr>
      </w:pPr>
    </w:p>
    <w:p w14:paraId="3AFF6AA4" w14:textId="7D830658" w:rsidR="00A5691F" w:rsidRPr="00AE3AF2" w:rsidRDefault="000F358C" w:rsidP="000F358C">
      <w:pPr>
        <w:spacing w:line="360" w:lineRule="auto"/>
        <w:rPr>
          <w:rFonts w:ascii="Arial" w:hAnsi="Arial" w:cs="Arial"/>
          <w:sz w:val="24"/>
          <w:szCs w:val="24"/>
        </w:rPr>
      </w:pPr>
      <w:r w:rsidRPr="00AE3AF2">
        <w:rPr>
          <w:noProof/>
        </w:rPr>
        <w:drawing>
          <wp:inline distT="0" distB="0" distL="0" distR="0" wp14:anchorId="26974C91" wp14:editId="490AB8CC">
            <wp:extent cx="5972175" cy="2343785"/>
            <wp:effectExtent l="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pic:nvPicPr>
                  <pic:blipFill>
                    <a:blip r:embed="rId13">
                      <a:extLst>
                        <a:ext uri="{28A0092B-C50C-407E-A947-70E740481C1C}">
                          <a14:useLocalDpi xmlns:a14="http://schemas.microsoft.com/office/drawing/2010/main" val="0"/>
                        </a:ext>
                      </a:extLst>
                    </a:blip>
                    <a:stretch>
                      <a:fillRect/>
                    </a:stretch>
                  </pic:blipFill>
                  <pic:spPr>
                    <a:xfrm>
                      <a:off x="0" y="0"/>
                      <a:ext cx="5972175" cy="2343785"/>
                    </a:xfrm>
                    <a:prstGeom prst="rect">
                      <a:avLst/>
                    </a:prstGeom>
                  </pic:spPr>
                </pic:pic>
              </a:graphicData>
            </a:graphic>
          </wp:inline>
        </w:drawing>
      </w:r>
    </w:p>
    <w:p w14:paraId="27A7824B" w14:textId="77777777" w:rsidR="000F358C" w:rsidRPr="00AE3AF2" w:rsidRDefault="000F358C" w:rsidP="000F358C">
      <w:pPr>
        <w:spacing w:line="360" w:lineRule="auto"/>
        <w:ind w:firstLine="709"/>
        <w:rPr>
          <w:rFonts w:ascii="Arial" w:hAnsi="Arial" w:cs="Arial"/>
          <w:sz w:val="18"/>
        </w:rPr>
      </w:pPr>
    </w:p>
    <w:p w14:paraId="73AAE1ED" w14:textId="67D38272" w:rsidR="00A5691F" w:rsidRPr="00AE3AF2" w:rsidRDefault="00ED35C3" w:rsidP="0030090E">
      <w:pPr>
        <w:pStyle w:val="Subttulo"/>
        <w:rPr>
          <w:rFonts w:cs="Arial"/>
        </w:rPr>
      </w:pPr>
      <w:r w:rsidRPr="00AE3AF2">
        <w:rPr>
          <w:rFonts w:cs="Arial"/>
        </w:rPr>
        <w:t>4</w:t>
      </w:r>
      <w:r w:rsidR="003E0E8B" w:rsidRPr="00AE3AF2">
        <w:rPr>
          <w:rFonts w:cs="Arial"/>
        </w:rPr>
        <w:t xml:space="preserve">.2 </w:t>
      </w:r>
      <w:r w:rsidR="00F627BC" w:rsidRPr="00AE3AF2">
        <w:rPr>
          <w:rFonts w:cs="Arial"/>
        </w:rPr>
        <w:t xml:space="preserve">Tecnologias </w:t>
      </w:r>
      <w:r w:rsidR="00A5691F" w:rsidRPr="00AE3AF2">
        <w:rPr>
          <w:rFonts w:cs="Arial"/>
        </w:rPr>
        <w:t>utilizadas</w:t>
      </w:r>
      <w:r w:rsidR="00951491" w:rsidRPr="00AE3AF2">
        <w:rPr>
          <w:rFonts w:cs="Arial"/>
        </w:rPr>
        <w:t xml:space="preserve"> e </w:t>
      </w:r>
      <w:r w:rsidR="00F627BC" w:rsidRPr="00AE3AF2">
        <w:rPr>
          <w:rFonts w:cs="Arial"/>
        </w:rPr>
        <w:t xml:space="preserve">APIs </w:t>
      </w:r>
    </w:p>
    <w:p w14:paraId="7DAA44D1" w14:textId="77777777" w:rsidR="00F807CA" w:rsidRPr="00AE3AF2" w:rsidRDefault="00F807CA" w:rsidP="00A5691F">
      <w:pPr>
        <w:rPr>
          <w:rFonts w:ascii="Arial" w:hAnsi="Arial" w:cs="Arial"/>
          <w:b/>
          <w:sz w:val="28"/>
          <w:szCs w:val="28"/>
        </w:rPr>
      </w:pPr>
    </w:p>
    <w:p w14:paraId="147F6BB1" w14:textId="688A7D49" w:rsidR="00E82635" w:rsidRPr="00AE3AF2" w:rsidRDefault="1A4ED4FD" w:rsidP="2F3EAC70">
      <w:pPr>
        <w:pStyle w:val="PargrafodaLista"/>
        <w:numPr>
          <w:ilvl w:val="0"/>
          <w:numId w:val="19"/>
        </w:numPr>
        <w:spacing w:line="360" w:lineRule="auto"/>
        <w:rPr>
          <w:rFonts w:ascii="Arial" w:eastAsia="Arial" w:hAnsi="Arial" w:cs="Arial"/>
          <w:b/>
          <w:bCs/>
          <w:sz w:val="28"/>
          <w:szCs w:val="28"/>
          <w:lang w:val="pt-BR"/>
        </w:rPr>
      </w:pPr>
      <w:r w:rsidRPr="00AE3AF2">
        <w:rPr>
          <w:rFonts w:ascii="Arial" w:hAnsi="Arial" w:cs="Arial"/>
          <w:b/>
          <w:bCs/>
          <w:lang w:val="pt-BR"/>
        </w:rPr>
        <w:t xml:space="preserve">Ecossistema </w:t>
      </w:r>
      <w:r w:rsidRPr="00AE3AF2">
        <w:rPr>
          <w:rFonts w:ascii="Arial" w:hAnsi="Arial" w:cs="Arial"/>
          <w:b/>
          <w:bCs/>
          <w:i/>
          <w:iCs/>
          <w:lang w:val="pt-BR"/>
        </w:rPr>
        <w:t>Spring</w:t>
      </w:r>
      <w:r w:rsidRPr="00AE3AF2">
        <w:rPr>
          <w:rStyle w:val="Refdenotaderodap"/>
          <w:rFonts w:ascii="Arial" w:eastAsia="Arial" w:hAnsi="Arial" w:cs="Arial"/>
          <w:b/>
          <w:bCs/>
          <w:sz w:val="28"/>
          <w:szCs w:val="28"/>
          <w:lang w:val="pt-BR"/>
        </w:rPr>
        <w:footnoteReference w:id="2"/>
      </w:r>
    </w:p>
    <w:p w14:paraId="013EE839" w14:textId="56CF0564" w:rsidR="00E82635" w:rsidRPr="00AE3AF2" w:rsidRDefault="2F3EAC70" w:rsidP="00C81B6F">
      <w:pPr>
        <w:spacing w:line="360" w:lineRule="auto"/>
        <w:ind w:firstLine="709"/>
        <w:jc w:val="both"/>
        <w:rPr>
          <w:rFonts w:ascii="Arial" w:hAnsi="Arial" w:cs="Arial"/>
          <w:color w:val="2F5496" w:themeColor="accent5" w:themeShade="BF"/>
          <w:sz w:val="24"/>
          <w:szCs w:val="24"/>
        </w:rPr>
      </w:pPr>
      <w:r w:rsidRPr="00AE3AF2">
        <w:rPr>
          <w:rFonts w:ascii="Arial" w:hAnsi="Arial" w:cs="Arial"/>
          <w:sz w:val="24"/>
          <w:szCs w:val="24"/>
        </w:rPr>
        <w:t xml:space="preserve">O Ecossistema </w:t>
      </w:r>
      <w:r w:rsidR="001C102E" w:rsidRPr="001C102E">
        <w:rPr>
          <w:rFonts w:ascii="Arial" w:hAnsi="Arial" w:cs="Arial"/>
          <w:sz w:val="24"/>
          <w:szCs w:val="24"/>
          <w:highlight w:val="yellow"/>
        </w:rPr>
        <w:t>Spring</w:t>
      </w:r>
      <w:r w:rsidR="001C102E">
        <w:rPr>
          <w:rFonts w:ascii="Arial" w:hAnsi="Arial" w:cs="Arial"/>
          <w:sz w:val="24"/>
          <w:szCs w:val="24"/>
        </w:rPr>
        <w:t xml:space="preserve"> </w:t>
      </w:r>
      <w:r w:rsidRPr="00AE3AF2">
        <w:rPr>
          <w:rFonts w:ascii="Arial" w:hAnsi="Arial" w:cs="Arial"/>
          <w:sz w:val="24"/>
          <w:szCs w:val="24"/>
        </w:rPr>
        <w:t xml:space="preserve">é um conjunto de módulos </w:t>
      </w:r>
      <w:proofErr w:type="spellStart"/>
      <w:r w:rsidRPr="00AE3AF2">
        <w:rPr>
          <w:rFonts w:ascii="Arial" w:hAnsi="Arial" w:cs="Arial"/>
          <w:i/>
          <w:iCs/>
          <w:sz w:val="24"/>
          <w:szCs w:val="24"/>
        </w:rPr>
        <w:t>open</w:t>
      </w:r>
      <w:del w:id="6" w:author="MARIA DAS GRACAS J. M. TOMAZELA" w:date="2021-03-27T14:08:00Z">
        <w:r w:rsidRPr="00AE3AF2" w:rsidDel="2F3EAC70">
          <w:rPr>
            <w:rFonts w:ascii="Arial" w:hAnsi="Arial" w:cs="Arial"/>
            <w:i/>
            <w:iCs/>
            <w:sz w:val="24"/>
            <w:szCs w:val="24"/>
            <w:rPrChange w:id="7" w:author="MARIA DAS GRACAS J. M. TOMAZELA" w:date="2021-03-27T14:08:00Z">
              <w:rPr>
                <w:rFonts w:ascii="Arial" w:hAnsi="Arial" w:cs="Arial"/>
                <w:sz w:val="24"/>
                <w:szCs w:val="24"/>
              </w:rPr>
            </w:rPrChange>
          </w:rPr>
          <w:delText>-</w:delText>
        </w:r>
      </w:del>
      <w:r w:rsidRPr="00AE3AF2">
        <w:rPr>
          <w:rFonts w:ascii="Arial" w:hAnsi="Arial" w:cs="Arial"/>
          <w:i/>
          <w:iCs/>
          <w:sz w:val="24"/>
          <w:szCs w:val="24"/>
          <w:rPrChange w:id="8" w:author="MARIA DAS GRACAS J. M. TOMAZELA" w:date="2021-03-27T14:08:00Z">
            <w:rPr>
              <w:rFonts w:ascii="Arial" w:hAnsi="Arial" w:cs="Arial"/>
              <w:sz w:val="24"/>
              <w:szCs w:val="24"/>
            </w:rPr>
          </w:rPrChange>
        </w:rPr>
        <w:t>source</w:t>
      </w:r>
      <w:proofErr w:type="spellEnd"/>
      <w:r w:rsidRPr="00AE3AF2">
        <w:rPr>
          <w:rFonts w:ascii="Arial" w:hAnsi="Arial" w:cs="Arial"/>
          <w:sz w:val="24"/>
          <w:szCs w:val="24"/>
        </w:rPr>
        <w:t xml:space="preserve"> baseado em JAVA. </w:t>
      </w:r>
      <w:proofErr w:type="spellStart"/>
      <w:r w:rsidR="001C102E">
        <w:rPr>
          <w:rFonts w:ascii="Arial" w:hAnsi="Arial" w:cs="Arial"/>
          <w:sz w:val="24"/>
          <w:szCs w:val="24"/>
        </w:rPr>
        <w:t>Ele</w:t>
      </w:r>
      <w:r w:rsidRPr="001C102E">
        <w:rPr>
          <w:rFonts w:ascii="Arial" w:hAnsi="Arial" w:cs="Arial"/>
          <w:sz w:val="24"/>
          <w:szCs w:val="24"/>
          <w:highlight w:val="yellow"/>
        </w:rPr>
        <w:t>O</w:t>
      </w:r>
      <w:proofErr w:type="spellEnd"/>
      <w:r w:rsidRPr="001C102E">
        <w:rPr>
          <w:rFonts w:ascii="Arial" w:hAnsi="Arial" w:cs="Arial"/>
          <w:sz w:val="24"/>
          <w:szCs w:val="24"/>
          <w:highlight w:val="yellow"/>
        </w:rPr>
        <w:t xml:space="preserve"> Ecossistema Spring</w:t>
      </w:r>
      <w:r w:rsidR="001C102E">
        <w:rPr>
          <w:rFonts w:ascii="Arial" w:hAnsi="Arial" w:cs="Arial"/>
          <w:sz w:val="24"/>
          <w:szCs w:val="24"/>
        </w:rPr>
        <w:t>(tirar)</w:t>
      </w:r>
      <w:r w:rsidRPr="00AE3AF2">
        <w:rPr>
          <w:rFonts w:ascii="Arial" w:hAnsi="Arial" w:cs="Arial"/>
          <w:sz w:val="24"/>
          <w:szCs w:val="24"/>
        </w:rPr>
        <w:t xml:space="preserve"> foi criado pela </w:t>
      </w:r>
      <w:proofErr w:type="spellStart"/>
      <w:r w:rsidRPr="00AE3AF2">
        <w:rPr>
          <w:rFonts w:ascii="Arial" w:hAnsi="Arial" w:cs="Arial"/>
          <w:sz w:val="24"/>
          <w:szCs w:val="24"/>
        </w:rPr>
        <w:t>Pivotal</w:t>
      </w:r>
      <w:proofErr w:type="spellEnd"/>
      <w:r w:rsidRPr="00AE3AF2">
        <w:rPr>
          <w:rFonts w:ascii="Arial" w:hAnsi="Arial" w:cs="Arial"/>
          <w:sz w:val="24"/>
          <w:szCs w:val="24"/>
        </w:rPr>
        <w:t xml:space="preserve"> Software em outubro de 2002.</w:t>
      </w:r>
    </w:p>
    <w:p w14:paraId="1461BA61" w14:textId="0C98A447" w:rsidR="00E82635" w:rsidRPr="00AE3AF2" w:rsidRDefault="2F3EAC70" w:rsidP="2F3EAC70">
      <w:pPr>
        <w:spacing w:line="360" w:lineRule="auto"/>
        <w:ind w:firstLine="709"/>
        <w:jc w:val="both"/>
        <w:rPr>
          <w:rFonts w:ascii="Arial" w:hAnsi="Arial" w:cs="Arial"/>
          <w:sz w:val="24"/>
          <w:szCs w:val="24"/>
          <w:highlight w:val="yellow"/>
        </w:rPr>
      </w:pPr>
      <w:r w:rsidRPr="00AE3AF2">
        <w:rPr>
          <w:rFonts w:ascii="Arial" w:hAnsi="Arial" w:cs="Arial"/>
          <w:sz w:val="24"/>
          <w:szCs w:val="24"/>
        </w:rPr>
        <w:t>O desenvolvimento está ativo, com o último lançamento estável em fevereiro de 2021.</w:t>
      </w:r>
    </w:p>
    <w:p w14:paraId="135FBC03" w14:textId="32D8FE65" w:rsidR="00E82635" w:rsidRPr="00AE3AF2" w:rsidRDefault="00E82635" w:rsidP="2F3EAC70">
      <w:pPr>
        <w:spacing w:line="360" w:lineRule="auto"/>
        <w:jc w:val="both"/>
        <w:rPr>
          <w:rFonts w:ascii="Arial" w:hAnsi="Arial" w:cs="Arial"/>
          <w:color w:val="2F5496" w:themeColor="accent5" w:themeShade="BF"/>
          <w:sz w:val="24"/>
          <w:szCs w:val="24"/>
        </w:rPr>
      </w:pPr>
    </w:p>
    <w:p w14:paraId="0E1AD551" w14:textId="11DE8699" w:rsidR="00E82635" w:rsidRPr="00AE3AF2" w:rsidRDefault="2F3EAC70" w:rsidP="2F3EAC70">
      <w:pPr>
        <w:pStyle w:val="PargrafodaLista"/>
        <w:numPr>
          <w:ilvl w:val="0"/>
          <w:numId w:val="19"/>
        </w:numPr>
        <w:spacing w:line="360" w:lineRule="auto"/>
        <w:rPr>
          <w:rFonts w:ascii="Arial" w:eastAsia="Arial" w:hAnsi="Arial" w:cs="Arial"/>
          <w:b/>
          <w:bCs/>
          <w:sz w:val="28"/>
          <w:szCs w:val="28"/>
          <w:lang w:val="pt-BR"/>
        </w:rPr>
      </w:pPr>
      <w:r w:rsidRPr="00AE3AF2">
        <w:rPr>
          <w:rFonts w:ascii="Arial" w:hAnsi="Arial" w:cs="Arial"/>
          <w:b/>
          <w:bCs/>
          <w:lang w:val="pt-BR"/>
        </w:rPr>
        <w:t>Java</w:t>
      </w:r>
      <w:r w:rsidRPr="00AE3AF2">
        <w:rPr>
          <w:rStyle w:val="Refdenotaderodap"/>
          <w:rFonts w:ascii="Arial" w:eastAsia="Arial" w:hAnsi="Arial" w:cs="Arial"/>
          <w:b/>
          <w:bCs/>
          <w:sz w:val="28"/>
          <w:szCs w:val="28"/>
          <w:lang w:val="pt-BR"/>
        </w:rPr>
        <w:footnoteReference w:id="3"/>
      </w:r>
    </w:p>
    <w:p w14:paraId="45318BD6" w14:textId="0B77AB03" w:rsidR="00E82635" w:rsidRPr="00AE3AF2" w:rsidRDefault="2F3EAC70" w:rsidP="2F3EAC70">
      <w:pPr>
        <w:spacing w:line="360" w:lineRule="auto"/>
        <w:ind w:firstLine="709"/>
        <w:jc w:val="both"/>
        <w:rPr>
          <w:rFonts w:ascii="Arial" w:hAnsi="Arial" w:cs="Arial"/>
          <w:sz w:val="24"/>
          <w:szCs w:val="24"/>
        </w:rPr>
      </w:pPr>
      <w:r w:rsidRPr="00AE3AF2">
        <w:rPr>
          <w:rFonts w:ascii="Arial" w:eastAsia="Arial" w:hAnsi="Arial" w:cs="Arial"/>
          <w:sz w:val="24"/>
          <w:szCs w:val="24"/>
        </w:rPr>
        <w:lastRenderedPageBreak/>
        <w:t xml:space="preserve">Java é uma linguagem de programação orientada a objetos desenvolvida na década de 90 por uma equipe de programadores chefiada por James Gosling, na empresa Sun Microsystems. Em 2008 o Java foi adquirido pela empresa Oracle Corporation. </w:t>
      </w:r>
    </w:p>
    <w:p w14:paraId="21FAFF03" w14:textId="41544351" w:rsidR="00E82635" w:rsidRPr="00AE3AF2" w:rsidRDefault="2F3EAC70" w:rsidP="2F3EAC70">
      <w:pPr>
        <w:spacing w:line="360" w:lineRule="auto"/>
        <w:ind w:firstLine="709"/>
        <w:jc w:val="both"/>
        <w:rPr>
          <w:rFonts w:ascii="Arial" w:hAnsi="Arial" w:cs="Arial"/>
          <w:sz w:val="24"/>
          <w:szCs w:val="24"/>
        </w:rPr>
      </w:pPr>
      <w:r w:rsidRPr="00AE3AF2">
        <w:rPr>
          <w:rFonts w:ascii="Arial" w:hAnsi="Arial" w:cs="Arial"/>
          <w:sz w:val="24"/>
          <w:szCs w:val="24"/>
        </w:rPr>
        <w:t>O desenvolvimento está ativo, com o último lançamento estável em setembro de 2019.</w:t>
      </w:r>
    </w:p>
    <w:p w14:paraId="0D3BFA03" w14:textId="44167602" w:rsidR="00E82635" w:rsidRPr="00AE3AF2" w:rsidRDefault="00E82635" w:rsidP="2F3EAC70">
      <w:pPr>
        <w:spacing w:line="360" w:lineRule="auto"/>
        <w:ind w:firstLine="709"/>
        <w:jc w:val="both"/>
        <w:rPr>
          <w:rFonts w:ascii="Arial" w:hAnsi="Arial" w:cs="Arial"/>
          <w:color w:val="2F5496" w:themeColor="accent5" w:themeShade="BF"/>
          <w:sz w:val="24"/>
          <w:szCs w:val="24"/>
        </w:rPr>
      </w:pPr>
    </w:p>
    <w:p w14:paraId="3D4F9633" w14:textId="052FF736" w:rsidR="00E82635" w:rsidRPr="00AE3AF2" w:rsidRDefault="2F3EAC70" w:rsidP="2F3EAC70">
      <w:pPr>
        <w:pStyle w:val="PargrafodaLista"/>
        <w:numPr>
          <w:ilvl w:val="0"/>
          <w:numId w:val="19"/>
        </w:numPr>
        <w:spacing w:line="360" w:lineRule="auto"/>
        <w:rPr>
          <w:rFonts w:ascii="Arial" w:eastAsia="Arial" w:hAnsi="Arial" w:cs="Arial"/>
          <w:b/>
          <w:bCs/>
          <w:sz w:val="28"/>
          <w:szCs w:val="28"/>
          <w:lang w:val="pt-BR"/>
        </w:rPr>
      </w:pPr>
      <w:r w:rsidRPr="00AE3AF2">
        <w:rPr>
          <w:rFonts w:ascii="Arial" w:hAnsi="Arial" w:cs="Arial"/>
          <w:b/>
          <w:bCs/>
          <w:lang w:val="pt-BR"/>
        </w:rPr>
        <w:t>My</w:t>
      </w:r>
      <w:r w:rsidR="00883C58" w:rsidRPr="00AE3AF2">
        <w:rPr>
          <w:rFonts w:ascii="Arial" w:hAnsi="Arial" w:cs="Arial"/>
          <w:b/>
          <w:bCs/>
          <w:lang w:val="pt-BR"/>
        </w:rPr>
        <w:t>SQL</w:t>
      </w:r>
      <w:r w:rsidRPr="00AE3AF2">
        <w:rPr>
          <w:rStyle w:val="Refdenotaderodap"/>
          <w:rFonts w:ascii="Arial" w:eastAsia="Arial" w:hAnsi="Arial" w:cs="Arial"/>
          <w:b/>
          <w:bCs/>
          <w:sz w:val="28"/>
          <w:szCs w:val="28"/>
          <w:lang w:val="pt-BR"/>
        </w:rPr>
        <w:footnoteReference w:id="4"/>
      </w:r>
    </w:p>
    <w:p w14:paraId="66DBB98F" w14:textId="5468BDAA" w:rsidR="00E82635" w:rsidRPr="00AE3AF2" w:rsidRDefault="2F3EAC70" w:rsidP="2F3EAC70">
      <w:pPr>
        <w:spacing w:line="360" w:lineRule="auto"/>
        <w:ind w:firstLine="709"/>
        <w:jc w:val="both"/>
        <w:rPr>
          <w:rFonts w:ascii="Arial" w:hAnsi="Arial" w:cs="Arial"/>
          <w:sz w:val="24"/>
          <w:szCs w:val="24"/>
        </w:rPr>
      </w:pPr>
      <w:r w:rsidRPr="00AE3AF2">
        <w:rPr>
          <w:rFonts w:ascii="Arial" w:hAnsi="Arial" w:cs="Arial"/>
          <w:sz w:val="24"/>
          <w:szCs w:val="24"/>
        </w:rPr>
        <w:t>O My</w:t>
      </w:r>
      <w:r w:rsidR="00883C58" w:rsidRPr="00AE3AF2">
        <w:rPr>
          <w:rFonts w:ascii="Arial" w:hAnsi="Arial" w:cs="Arial"/>
          <w:sz w:val="24"/>
          <w:szCs w:val="24"/>
        </w:rPr>
        <w:t>SQL</w:t>
      </w:r>
      <w:r w:rsidRPr="00AE3AF2">
        <w:rPr>
          <w:rFonts w:ascii="Arial" w:hAnsi="Arial" w:cs="Arial"/>
          <w:sz w:val="24"/>
          <w:szCs w:val="24"/>
        </w:rPr>
        <w:t xml:space="preserve"> é um sistema gerenciador de banco de dados relacional de código aberto. A ferramenta utiliza o SQL (</w:t>
      </w:r>
      <w:proofErr w:type="spellStart"/>
      <w:r w:rsidRPr="001C102E">
        <w:rPr>
          <w:rFonts w:ascii="Arial" w:hAnsi="Arial" w:cs="Arial"/>
          <w:i/>
          <w:iCs/>
          <w:sz w:val="24"/>
          <w:szCs w:val="24"/>
          <w:highlight w:val="yellow"/>
        </w:rPr>
        <w:t>Struct</w:t>
      </w:r>
      <w:proofErr w:type="spellEnd"/>
      <w:r w:rsidRPr="001C102E">
        <w:rPr>
          <w:rFonts w:ascii="Arial" w:hAnsi="Arial" w:cs="Arial"/>
          <w:i/>
          <w:iCs/>
          <w:sz w:val="24"/>
          <w:szCs w:val="24"/>
          <w:highlight w:val="yellow"/>
        </w:rPr>
        <w:t xml:space="preserve"> Query </w:t>
      </w:r>
      <w:proofErr w:type="spellStart"/>
      <w:r w:rsidRPr="001C102E">
        <w:rPr>
          <w:rFonts w:ascii="Arial" w:hAnsi="Arial" w:cs="Arial"/>
          <w:i/>
          <w:iCs/>
          <w:sz w:val="24"/>
          <w:szCs w:val="24"/>
          <w:highlight w:val="yellow"/>
        </w:rPr>
        <w:t>Language</w:t>
      </w:r>
      <w:proofErr w:type="spellEnd"/>
      <w:r w:rsidRPr="00AE3AF2">
        <w:rPr>
          <w:rFonts w:ascii="Arial" w:hAnsi="Arial" w:cs="Arial"/>
          <w:sz w:val="24"/>
          <w:szCs w:val="24"/>
        </w:rPr>
        <w:t xml:space="preserve">), a linguagem mais utilizada relacionada a banco de dados. O </w:t>
      </w:r>
      <w:proofErr w:type="spellStart"/>
      <w:r w:rsidRPr="001C102E">
        <w:rPr>
          <w:rFonts w:ascii="Arial" w:hAnsi="Arial" w:cs="Arial"/>
          <w:sz w:val="24"/>
          <w:szCs w:val="24"/>
          <w:highlight w:val="yellow"/>
        </w:rPr>
        <w:t>My</w:t>
      </w:r>
      <w:r w:rsidR="001C102E" w:rsidRPr="001C102E">
        <w:rPr>
          <w:rFonts w:ascii="Arial" w:hAnsi="Arial" w:cs="Arial"/>
          <w:sz w:val="24"/>
          <w:szCs w:val="24"/>
          <w:highlight w:val="yellow"/>
        </w:rPr>
        <w:t>S</w:t>
      </w:r>
      <w:r w:rsidRPr="001C102E">
        <w:rPr>
          <w:rFonts w:ascii="Arial" w:hAnsi="Arial" w:cs="Arial"/>
          <w:sz w:val="24"/>
          <w:szCs w:val="24"/>
          <w:highlight w:val="yellow"/>
        </w:rPr>
        <w:t>ql</w:t>
      </w:r>
      <w:proofErr w:type="spellEnd"/>
      <w:r w:rsidRPr="00AE3AF2">
        <w:rPr>
          <w:rFonts w:ascii="Arial" w:hAnsi="Arial" w:cs="Arial"/>
          <w:sz w:val="24"/>
          <w:szCs w:val="24"/>
        </w:rPr>
        <w:t xml:space="preserve"> foi criado originalmente por </w:t>
      </w:r>
      <w:proofErr w:type="spellStart"/>
      <w:r w:rsidRPr="00AE3AF2">
        <w:rPr>
          <w:rFonts w:ascii="Arial" w:hAnsi="Arial" w:cs="Arial"/>
          <w:sz w:val="24"/>
          <w:szCs w:val="24"/>
        </w:rPr>
        <w:t>MySQLAB</w:t>
      </w:r>
      <w:proofErr w:type="spellEnd"/>
      <w:r w:rsidRPr="00AE3AF2">
        <w:rPr>
          <w:rFonts w:ascii="Arial" w:hAnsi="Arial" w:cs="Arial"/>
          <w:sz w:val="24"/>
          <w:szCs w:val="24"/>
        </w:rPr>
        <w:t>. O desenvolvimento está ativo, com o último lançamento estável em julho de 2020.</w:t>
      </w:r>
    </w:p>
    <w:p w14:paraId="527BD92D" w14:textId="629AF5BA" w:rsidR="00E82635" w:rsidRPr="00AE3AF2" w:rsidRDefault="00E82635" w:rsidP="2F3EAC70">
      <w:pPr>
        <w:spacing w:line="360" w:lineRule="auto"/>
        <w:ind w:firstLine="709"/>
        <w:jc w:val="both"/>
        <w:rPr>
          <w:rFonts w:ascii="Arial" w:hAnsi="Arial" w:cs="Arial"/>
          <w:color w:val="2F5496" w:themeColor="accent5" w:themeShade="BF"/>
          <w:sz w:val="24"/>
          <w:szCs w:val="24"/>
        </w:rPr>
      </w:pPr>
    </w:p>
    <w:p w14:paraId="391726C9" w14:textId="7FE2232C" w:rsidR="00E82635" w:rsidRPr="00AE3AF2" w:rsidRDefault="00883C58" w:rsidP="2F3EAC70">
      <w:pPr>
        <w:pStyle w:val="PargrafodaLista"/>
        <w:numPr>
          <w:ilvl w:val="0"/>
          <w:numId w:val="19"/>
        </w:numPr>
        <w:spacing w:line="259" w:lineRule="auto"/>
        <w:rPr>
          <w:b/>
          <w:bCs/>
          <w:lang w:val="pt-BR"/>
        </w:rPr>
      </w:pPr>
      <w:r w:rsidRPr="00AE3AF2">
        <w:rPr>
          <w:rFonts w:ascii="Arial" w:hAnsi="Arial" w:cs="Arial"/>
          <w:b/>
          <w:bCs/>
          <w:lang w:val="pt-BR"/>
        </w:rPr>
        <w:t>HTML</w:t>
      </w:r>
      <w:r w:rsidRPr="00AE3AF2">
        <w:rPr>
          <w:rStyle w:val="Refdenotaderodap"/>
          <w:b/>
          <w:bCs/>
          <w:lang w:val="pt-BR"/>
        </w:rPr>
        <w:footnoteReference w:id="5"/>
      </w:r>
    </w:p>
    <w:p w14:paraId="6962B76C" w14:textId="4896E3AE" w:rsidR="00E82635" w:rsidRPr="00AE3AF2" w:rsidRDefault="628241AA" w:rsidP="2F3EAC70">
      <w:pPr>
        <w:spacing w:line="360" w:lineRule="auto"/>
        <w:ind w:firstLine="709"/>
        <w:jc w:val="both"/>
        <w:rPr>
          <w:rFonts w:ascii="Arial" w:hAnsi="Arial" w:cs="Arial"/>
          <w:sz w:val="24"/>
          <w:szCs w:val="24"/>
        </w:rPr>
      </w:pPr>
      <w:r w:rsidRPr="00AE3AF2">
        <w:rPr>
          <w:rFonts w:ascii="Arial" w:hAnsi="Arial" w:cs="Arial"/>
          <w:sz w:val="24"/>
          <w:szCs w:val="24"/>
        </w:rPr>
        <w:t>HTML (</w:t>
      </w:r>
      <w:proofErr w:type="spellStart"/>
      <w:r w:rsidRPr="001C102E">
        <w:rPr>
          <w:rFonts w:ascii="Arial" w:hAnsi="Arial" w:cs="Arial"/>
          <w:i/>
          <w:iCs/>
          <w:sz w:val="24"/>
          <w:szCs w:val="24"/>
          <w:highlight w:val="yellow"/>
        </w:rPr>
        <w:t>HyperText</w:t>
      </w:r>
      <w:proofErr w:type="spellEnd"/>
      <w:r w:rsidRPr="001C102E">
        <w:rPr>
          <w:rFonts w:ascii="Arial" w:hAnsi="Arial" w:cs="Arial"/>
          <w:i/>
          <w:iCs/>
          <w:sz w:val="24"/>
          <w:szCs w:val="24"/>
          <w:highlight w:val="yellow"/>
        </w:rPr>
        <w:t xml:space="preserve"> Markup </w:t>
      </w:r>
      <w:proofErr w:type="spellStart"/>
      <w:r w:rsidRPr="001C102E">
        <w:rPr>
          <w:rFonts w:ascii="Arial" w:hAnsi="Arial" w:cs="Arial"/>
          <w:i/>
          <w:iCs/>
          <w:sz w:val="24"/>
          <w:szCs w:val="24"/>
          <w:highlight w:val="yellow"/>
        </w:rPr>
        <w:t>Language</w:t>
      </w:r>
      <w:proofErr w:type="spellEnd"/>
      <w:r w:rsidRPr="00AE3AF2">
        <w:rPr>
          <w:rFonts w:ascii="Arial" w:hAnsi="Arial" w:cs="Arial"/>
          <w:sz w:val="24"/>
          <w:szCs w:val="24"/>
        </w:rPr>
        <w:t xml:space="preserve">), permite que os usuários utilizem estruturas, por meio de blocos, como parágrafos, </w:t>
      </w:r>
      <w:r w:rsidR="001C102E" w:rsidRPr="00AE3AF2">
        <w:rPr>
          <w:rFonts w:ascii="Arial" w:hAnsi="Arial" w:cs="Arial"/>
          <w:sz w:val="24"/>
          <w:szCs w:val="24"/>
        </w:rPr>
        <w:t>cabeçalhos etc.</w:t>
      </w:r>
    </w:p>
    <w:p w14:paraId="3D610A62" w14:textId="42583EC5" w:rsidR="00E82635" w:rsidRPr="00AE3AF2" w:rsidRDefault="00643044" w:rsidP="00643044">
      <w:pPr>
        <w:spacing w:line="360" w:lineRule="auto"/>
        <w:ind w:firstLine="360"/>
        <w:jc w:val="both"/>
        <w:rPr>
          <w:rFonts w:ascii="Arial" w:hAnsi="Arial" w:cs="Arial"/>
          <w:sz w:val="24"/>
          <w:szCs w:val="24"/>
        </w:rPr>
      </w:pPr>
      <w:r w:rsidRPr="00643044">
        <w:rPr>
          <w:rFonts w:ascii="Arial" w:hAnsi="Arial" w:cs="Arial"/>
          <w:sz w:val="24"/>
          <w:szCs w:val="24"/>
          <w:highlight w:val="yellow"/>
        </w:rPr>
        <w:t>(parágrafo)</w:t>
      </w:r>
      <w:r w:rsidR="2F3EAC70" w:rsidRPr="00AE3AF2">
        <w:rPr>
          <w:rFonts w:ascii="Arial" w:hAnsi="Arial" w:cs="Arial"/>
          <w:sz w:val="24"/>
          <w:szCs w:val="24"/>
        </w:rPr>
        <w:t xml:space="preserve">Embora as vezes confundido, </w:t>
      </w:r>
      <w:proofErr w:type="spellStart"/>
      <w:r w:rsidR="2F3EAC70" w:rsidRPr="00AE3AF2">
        <w:rPr>
          <w:rFonts w:ascii="Arial" w:hAnsi="Arial" w:cs="Arial"/>
          <w:sz w:val="24"/>
          <w:szCs w:val="24"/>
        </w:rPr>
        <w:t>Html</w:t>
      </w:r>
      <w:proofErr w:type="spellEnd"/>
      <w:r w:rsidR="2F3EAC70" w:rsidRPr="00AE3AF2">
        <w:rPr>
          <w:rFonts w:ascii="Arial" w:hAnsi="Arial" w:cs="Arial"/>
          <w:sz w:val="24"/>
          <w:szCs w:val="24"/>
        </w:rPr>
        <w:t xml:space="preserve"> não é uma linguagem de programação, não se pode criar funcionalidades dinâmicas, porém pode haver várias formatações de documento. </w:t>
      </w:r>
      <w:r w:rsidR="00E82635" w:rsidRPr="00AE3AF2">
        <w:tab/>
      </w:r>
      <w:r w:rsidR="2F3EAC70" w:rsidRPr="00AE3AF2">
        <w:rPr>
          <w:rFonts w:ascii="Arial" w:hAnsi="Arial" w:cs="Arial"/>
          <w:sz w:val="24"/>
          <w:szCs w:val="24"/>
        </w:rPr>
        <w:t xml:space="preserve">O </w:t>
      </w:r>
      <w:proofErr w:type="spellStart"/>
      <w:r w:rsidR="2F3EAC70" w:rsidRPr="00AE3AF2">
        <w:rPr>
          <w:rFonts w:ascii="Arial" w:hAnsi="Arial" w:cs="Arial"/>
          <w:sz w:val="24"/>
          <w:szCs w:val="24"/>
        </w:rPr>
        <w:t>html</w:t>
      </w:r>
      <w:proofErr w:type="spellEnd"/>
      <w:r w:rsidR="2F3EAC70" w:rsidRPr="00AE3AF2">
        <w:rPr>
          <w:rFonts w:ascii="Arial" w:hAnsi="Arial" w:cs="Arial"/>
          <w:sz w:val="24"/>
          <w:szCs w:val="24"/>
        </w:rPr>
        <w:t xml:space="preserve"> foi criada pela World Wide Web Consortium em dezembro de 1999. O desenvolvimento está ativo, com o último lançamento estável em dezembro de 2017.</w:t>
      </w:r>
    </w:p>
    <w:p w14:paraId="0A254AB9" w14:textId="7D300F3F" w:rsidR="00E82635" w:rsidRPr="00AE3AF2" w:rsidRDefault="00E82635" w:rsidP="2F3EAC70">
      <w:pPr>
        <w:spacing w:line="360" w:lineRule="auto"/>
        <w:ind w:firstLine="709"/>
        <w:jc w:val="both"/>
        <w:rPr>
          <w:rFonts w:ascii="Arial" w:hAnsi="Arial" w:cs="Arial"/>
          <w:color w:val="2F5496" w:themeColor="accent5" w:themeShade="BF"/>
          <w:sz w:val="24"/>
          <w:szCs w:val="24"/>
        </w:rPr>
      </w:pPr>
    </w:p>
    <w:p w14:paraId="16096F28" w14:textId="2516DE72" w:rsidR="00E82635" w:rsidRPr="00AE3AF2" w:rsidRDefault="2F3EAC70" w:rsidP="2F3EAC70">
      <w:pPr>
        <w:pStyle w:val="PargrafodaLista"/>
        <w:numPr>
          <w:ilvl w:val="0"/>
          <w:numId w:val="19"/>
        </w:numPr>
        <w:spacing w:line="259" w:lineRule="auto"/>
        <w:rPr>
          <w:b/>
          <w:bCs/>
          <w:lang w:val="pt-BR"/>
        </w:rPr>
      </w:pPr>
      <w:r w:rsidRPr="00AE3AF2">
        <w:rPr>
          <w:rFonts w:ascii="Arial" w:hAnsi="Arial" w:cs="Arial"/>
          <w:b/>
          <w:bCs/>
          <w:lang w:val="pt-BR"/>
        </w:rPr>
        <w:t>CSS</w:t>
      </w:r>
      <w:r w:rsidRPr="00AE3AF2">
        <w:rPr>
          <w:rStyle w:val="Refdenotaderodap"/>
          <w:b/>
          <w:bCs/>
          <w:lang w:val="pt-BR"/>
        </w:rPr>
        <w:footnoteReference w:id="6"/>
      </w:r>
    </w:p>
    <w:p w14:paraId="0EDE618D" w14:textId="4F2D5544" w:rsidR="00E82635" w:rsidRPr="00AE3AF2" w:rsidRDefault="2F3EAC70" w:rsidP="2F3EAC70">
      <w:pPr>
        <w:spacing w:line="360" w:lineRule="auto"/>
        <w:ind w:firstLine="709"/>
        <w:jc w:val="both"/>
        <w:rPr>
          <w:rFonts w:ascii="Arial" w:hAnsi="Arial" w:cs="Arial"/>
          <w:sz w:val="24"/>
          <w:szCs w:val="24"/>
        </w:rPr>
      </w:pPr>
      <w:r w:rsidRPr="00AE3AF2">
        <w:rPr>
          <w:rFonts w:ascii="Arial" w:hAnsi="Arial" w:cs="Arial"/>
          <w:sz w:val="24"/>
          <w:szCs w:val="24"/>
        </w:rPr>
        <w:t>CSS (</w:t>
      </w:r>
      <w:proofErr w:type="spellStart"/>
      <w:r w:rsidRPr="00643044">
        <w:rPr>
          <w:rFonts w:ascii="Arial" w:hAnsi="Arial" w:cs="Arial"/>
          <w:i/>
          <w:iCs/>
          <w:sz w:val="24"/>
          <w:szCs w:val="24"/>
          <w:highlight w:val="yellow"/>
        </w:rPr>
        <w:t>Cascading</w:t>
      </w:r>
      <w:proofErr w:type="spellEnd"/>
      <w:r w:rsidRPr="00643044">
        <w:rPr>
          <w:rFonts w:ascii="Arial" w:hAnsi="Arial" w:cs="Arial"/>
          <w:i/>
          <w:iCs/>
          <w:sz w:val="24"/>
          <w:szCs w:val="24"/>
          <w:highlight w:val="yellow"/>
        </w:rPr>
        <w:t xml:space="preserve"> </w:t>
      </w:r>
      <w:proofErr w:type="spellStart"/>
      <w:r w:rsidRPr="00643044">
        <w:rPr>
          <w:rFonts w:ascii="Arial" w:hAnsi="Arial" w:cs="Arial"/>
          <w:i/>
          <w:iCs/>
          <w:sz w:val="24"/>
          <w:szCs w:val="24"/>
          <w:highlight w:val="yellow"/>
        </w:rPr>
        <w:t>Style</w:t>
      </w:r>
      <w:proofErr w:type="spellEnd"/>
      <w:r w:rsidRPr="00643044">
        <w:rPr>
          <w:rFonts w:ascii="Arial" w:hAnsi="Arial" w:cs="Arial"/>
          <w:i/>
          <w:iCs/>
          <w:sz w:val="24"/>
          <w:szCs w:val="24"/>
          <w:highlight w:val="yellow"/>
        </w:rPr>
        <w:t xml:space="preserve"> </w:t>
      </w:r>
      <w:proofErr w:type="spellStart"/>
      <w:r w:rsidRPr="00643044">
        <w:rPr>
          <w:rFonts w:ascii="Arial" w:hAnsi="Arial" w:cs="Arial"/>
          <w:i/>
          <w:iCs/>
          <w:sz w:val="24"/>
          <w:szCs w:val="24"/>
          <w:highlight w:val="yellow"/>
        </w:rPr>
        <w:t>Sheet</w:t>
      </w:r>
      <w:proofErr w:type="spellEnd"/>
      <w:r w:rsidRPr="00AE3AF2">
        <w:rPr>
          <w:rFonts w:ascii="Arial" w:hAnsi="Arial" w:cs="Arial"/>
          <w:sz w:val="24"/>
          <w:szCs w:val="24"/>
        </w:rPr>
        <w:t xml:space="preserve">) é utilizado para estilizar elementos escritos em uma linguagem de marcação (como por exemplo HTML). </w:t>
      </w:r>
      <w:r w:rsidR="34315995" w:rsidRPr="00AE3AF2">
        <w:rPr>
          <w:rFonts w:ascii="Arial" w:hAnsi="Arial" w:cs="Arial"/>
          <w:sz w:val="24"/>
          <w:szCs w:val="24"/>
        </w:rPr>
        <w:t xml:space="preserve">Com o </w:t>
      </w:r>
      <w:r w:rsidRPr="00AE3AF2">
        <w:rPr>
          <w:rFonts w:ascii="Arial" w:hAnsi="Arial" w:cs="Arial"/>
          <w:sz w:val="24"/>
          <w:szCs w:val="24"/>
        </w:rPr>
        <w:t>CSS é possível alterar, cor, tamanho, formato e até mesmo alguns eventos. O CSS foi criado pela World Wide Web Consortium em dezembro de 1996.</w:t>
      </w:r>
    </w:p>
    <w:p w14:paraId="128B46A7" w14:textId="7DBEB9B2" w:rsidR="005E332A" w:rsidRPr="00AE3AF2" w:rsidRDefault="2F3EAC70" w:rsidP="005E332A">
      <w:pPr>
        <w:spacing w:line="360" w:lineRule="auto"/>
        <w:ind w:firstLine="709"/>
        <w:jc w:val="both"/>
        <w:rPr>
          <w:rFonts w:ascii="Arial" w:hAnsi="Arial" w:cs="Arial"/>
          <w:sz w:val="24"/>
          <w:szCs w:val="24"/>
        </w:rPr>
      </w:pPr>
      <w:r w:rsidRPr="00AE3AF2">
        <w:rPr>
          <w:rFonts w:ascii="Arial" w:hAnsi="Arial" w:cs="Arial"/>
          <w:sz w:val="24"/>
          <w:szCs w:val="24"/>
        </w:rPr>
        <w:t>O desenvolvimento está ativo, com o último lançamento estável em junho de 2011.</w:t>
      </w:r>
    </w:p>
    <w:p w14:paraId="04CFEA05" w14:textId="0DCFF330" w:rsidR="008305E6" w:rsidRPr="00AE3AF2" w:rsidRDefault="008305E6" w:rsidP="008305E6">
      <w:pPr>
        <w:spacing w:line="360" w:lineRule="auto"/>
        <w:jc w:val="both"/>
        <w:rPr>
          <w:rFonts w:ascii="Arial" w:hAnsi="Arial" w:cs="Arial"/>
          <w:color w:val="2F5496" w:themeColor="accent5" w:themeShade="BF"/>
          <w:sz w:val="24"/>
          <w:szCs w:val="24"/>
        </w:rPr>
      </w:pPr>
    </w:p>
    <w:p w14:paraId="5BD8BFE3" w14:textId="0E9569E2" w:rsidR="651286A5" w:rsidRPr="00AE3AF2" w:rsidRDefault="651286A5" w:rsidP="651286A5">
      <w:pPr>
        <w:spacing w:line="360" w:lineRule="auto"/>
        <w:jc w:val="both"/>
        <w:rPr>
          <w:rFonts w:ascii="Arial" w:hAnsi="Arial" w:cs="Arial"/>
          <w:color w:val="2F5496" w:themeColor="accent5" w:themeShade="BF"/>
          <w:sz w:val="24"/>
          <w:szCs w:val="24"/>
        </w:rPr>
      </w:pPr>
    </w:p>
    <w:p w14:paraId="069B9800" w14:textId="72C605EF" w:rsidR="2712057B" w:rsidRPr="00AE3AF2" w:rsidRDefault="2712057B" w:rsidP="2712057B">
      <w:pPr>
        <w:spacing w:line="360" w:lineRule="auto"/>
        <w:jc w:val="both"/>
        <w:rPr>
          <w:rFonts w:ascii="Arial" w:hAnsi="Arial" w:cs="Arial"/>
          <w:color w:val="2F5496" w:themeColor="accent5" w:themeShade="BF"/>
          <w:sz w:val="24"/>
          <w:szCs w:val="24"/>
        </w:rPr>
      </w:pPr>
    </w:p>
    <w:p w14:paraId="5ED04594" w14:textId="55C1659E" w:rsidR="00E82635" w:rsidRPr="00AE3AF2" w:rsidRDefault="2F3EAC70" w:rsidP="2F3EAC70">
      <w:pPr>
        <w:pStyle w:val="PargrafodaLista"/>
        <w:numPr>
          <w:ilvl w:val="0"/>
          <w:numId w:val="19"/>
        </w:numPr>
        <w:spacing w:line="259" w:lineRule="auto"/>
        <w:rPr>
          <w:b/>
          <w:bCs/>
          <w:lang w:val="pt-BR"/>
        </w:rPr>
      </w:pPr>
      <w:proofErr w:type="spellStart"/>
      <w:r w:rsidRPr="00AE3AF2">
        <w:rPr>
          <w:rFonts w:ascii="Arial" w:hAnsi="Arial" w:cs="Arial"/>
          <w:b/>
          <w:bCs/>
          <w:lang w:val="pt-BR"/>
        </w:rPr>
        <w:t>Java</w:t>
      </w:r>
      <w:r w:rsidR="00643044" w:rsidRPr="00643044">
        <w:rPr>
          <w:rFonts w:ascii="Arial" w:hAnsi="Arial" w:cs="Arial"/>
          <w:b/>
          <w:bCs/>
          <w:highlight w:val="yellow"/>
          <w:lang w:val="pt-BR"/>
        </w:rPr>
        <w:t>S</w:t>
      </w:r>
      <w:r w:rsidRPr="00AE3AF2">
        <w:rPr>
          <w:rFonts w:ascii="Arial" w:hAnsi="Arial" w:cs="Arial"/>
          <w:b/>
          <w:bCs/>
          <w:lang w:val="pt-BR"/>
        </w:rPr>
        <w:t>cript</w:t>
      </w:r>
      <w:proofErr w:type="spellEnd"/>
      <w:r w:rsidRPr="00AE3AF2">
        <w:rPr>
          <w:rStyle w:val="Refdenotaderodap"/>
          <w:b/>
          <w:bCs/>
          <w:lang w:val="pt-BR"/>
        </w:rPr>
        <w:footnoteReference w:id="7"/>
      </w:r>
    </w:p>
    <w:p w14:paraId="2740372C" w14:textId="429B391A" w:rsidR="00E82635" w:rsidRPr="00AE3AF2" w:rsidRDefault="2F3EAC70" w:rsidP="2F3EAC70">
      <w:pPr>
        <w:spacing w:line="360" w:lineRule="auto"/>
        <w:ind w:firstLine="709"/>
        <w:jc w:val="both"/>
        <w:rPr>
          <w:rFonts w:ascii="Arial" w:hAnsi="Arial" w:cs="Arial"/>
          <w:sz w:val="24"/>
          <w:szCs w:val="24"/>
        </w:rPr>
      </w:pPr>
      <w:r w:rsidRPr="00AE3AF2">
        <w:rPr>
          <w:rFonts w:ascii="Arial" w:hAnsi="Arial" w:cs="Arial"/>
          <w:sz w:val="24"/>
          <w:szCs w:val="24"/>
        </w:rPr>
        <w:t xml:space="preserve">O </w:t>
      </w:r>
      <w:proofErr w:type="spellStart"/>
      <w:r w:rsidRPr="00AE3AF2">
        <w:rPr>
          <w:rFonts w:ascii="Arial" w:hAnsi="Arial" w:cs="Arial"/>
          <w:sz w:val="24"/>
          <w:szCs w:val="24"/>
        </w:rPr>
        <w:t>Java</w:t>
      </w:r>
      <w:r w:rsidR="00643044" w:rsidRPr="00643044">
        <w:rPr>
          <w:rFonts w:ascii="Arial" w:hAnsi="Arial" w:cs="Arial"/>
          <w:sz w:val="24"/>
          <w:szCs w:val="24"/>
          <w:highlight w:val="yellow"/>
        </w:rPr>
        <w:t>S</w:t>
      </w:r>
      <w:r w:rsidRPr="00AE3AF2">
        <w:rPr>
          <w:rFonts w:ascii="Arial" w:hAnsi="Arial" w:cs="Arial"/>
          <w:sz w:val="24"/>
          <w:szCs w:val="24"/>
        </w:rPr>
        <w:t>cript</w:t>
      </w:r>
      <w:proofErr w:type="spellEnd"/>
      <w:r w:rsidRPr="00AE3AF2">
        <w:rPr>
          <w:rFonts w:ascii="Arial" w:hAnsi="Arial" w:cs="Arial"/>
          <w:sz w:val="24"/>
          <w:szCs w:val="24"/>
        </w:rPr>
        <w:t xml:space="preserve"> é uma linguagem de marcação de alto nível, foi criada para manipular comportamentos de uma página web e ser executada em diversos navegadores.</w:t>
      </w:r>
    </w:p>
    <w:p w14:paraId="703F5856" w14:textId="546A7639" w:rsidR="00E82635" w:rsidRPr="00AE3AF2" w:rsidRDefault="2F3EAC70" w:rsidP="2F3EAC70">
      <w:pPr>
        <w:spacing w:line="360" w:lineRule="auto"/>
        <w:ind w:firstLine="709"/>
        <w:jc w:val="both"/>
        <w:rPr>
          <w:rFonts w:ascii="Arial" w:hAnsi="Arial" w:cs="Arial"/>
          <w:sz w:val="24"/>
          <w:szCs w:val="24"/>
        </w:rPr>
      </w:pPr>
      <w:r w:rsidRPr="00AE3AF2">
        <w:rPr>
          <w:rFonts w:ascii="Arial" w:hAnsi="Arial" w:cs="Arial"/>
          <w:sz w:val="24"/>
          <w:szCs w:val="24"/>
        </w:rPr>
        <w:t xml:space="preserve">A linguagem foi criada por Brendan </w:t>
      </w:r>
      <w:proofErr w:type="spellStart"/>
      <w:r w:rsidRPr="00AE3AF2">
        <w:rPr>
          <w:rFonts w:ascii="Arial" w:hAnsi="Arial" w:cs="Arial"/>
          <w:sz w:val="24"/>
          <w:szCs w:val="24"/>
        </w:rPr>
        <w:t>Eich</w:t>
      </w:r>
      <w:proofErr w:type="spellEnd"/>
      <w:r w:rsidRPr="00AE3AF2">
        <w:rPr>
          <w:rFonts w:ascii="Arial" w:hAnsi="Arial" w:cs="Arial"/>
          <w:sz w:val="24"/>
          <w:szCs w:val="24"/>
        </w:rPr>
        <w:t xml:space="preserve"> em dezembro de 1995. Graças ao </w:t>
      </w:r>
      <w:proofErr w:type="spellStart"/>
      <w:r w:rsidRPr="00AE3AF2">
        <w:rPr>
          <w:rFonts w:ascii="Arial" w:hAnsi="Arial" w:cs="Arial"/>
          <w:sz w:val="24"/>
          <w:szCs w:val="24"/>
        </w:rPr>
        <w:t>Java</w:t>
      </w:r>
      <w:r w:rsidR="00643044" w:rsidRPr="00643044">
        <w:rPr>
          <w:rFonts w:ascii="Arial" w:hAnsi="Arial" w:cs="Arial"/>
          <w:sz w:val="24"/>
          <w:szCs w:val="24"/>
          <w:highlight w:val="yellow"/>
        </w:rPr>
        <w:t>S</w:t>
      </w:r>
      <w:r w:rsidRPr="00AE3AF2">
        <w:rPr>
          <w:rFonts w:ascii="Arial" w:hAnsi="Arial" w:cs="Arial"/>
          <w:sz w:val="24"/>
          <w:szCs w:val="24"/>
        </w:rPr>
        <w:t>cript</w:t>
      </w:r>
      <w:proofErr w:type="spellEnd"/>
      <w:r w:rsidRPr="00AE3AF2">
        <w:rPr>
          <w:rFonts w:ascii="Arial" w:hAnsi="Arial" w:cs="Arial"/>
          <w:sz w:val="24"/>
          <w:szCs w:val="24"/>
        </w:rPr>
        <w:t xml:space="preserve"> foi</w:t>
      </w:r>
      <w:r w:rsidR="00643044">
        <w:rPr>
          <w:rFonts w:ascii="Arial" w:hAnsi="Arial" w:cs="Arial"/>
          <w:sz w:val="24"/>
          <w:szCs w:val="24"/>
        </w:rPr>
        <w:t xml:space="preserve"> </w:t>
      </w:r>
      <w:r w:rsidR="00643044" w:rsidRPr="00643044">
        <w:rPr>
          <w:rFonts w:ascii="Arial" w:hAnsi="Arial" w:cs="Arial"/>
          <w:sz w:val="24"/>
          <w:szCs w:val="24"/>
          <w:highlight w:val="yellow"/>
        </w:rPr>
        <w:t>foram</w:t>
      </w:r>
      <w:r w:rsidRPr="00AE3AF2">
        <w:rPr>
          <w:rFonts w:ascii="Arial" w:hAnsi="Arial" w:cs="Arial"/>
          <w:sz w:val="24"/>
          <w:szCs w:val="24"/>
        </w:rPr>
        <w:t xml:space="preserve"> criado</w:t>
      </w:r>
      <w:r w:rsidR="00643044" w:rsidRPr="00643044">
        <w:rPr>
          <w:rFonts w:ascii="Arial" w:hAnsi="Arial" w:cs="Arial"/>
          <w:sz w:val="24"/>
          <w:szCs w:val="24"/>
          <w:highlight w:val="yellow"/>
        </w:rPr>
        <w:t>s</w:t>
      </w:r>
      <w:r w:rsidRPr="00AE3AF2">
        <w:rPr>
          <w:rFonts w:ascii="Arial" w:hAnsi="Arial" w:cs="Arial"/>
          <w:sz w:val="24"/>
          <w:szCs w:val="24"/>
        </w:rPr>
        <w:t xml:space="preserve"> diversos frameworks, o que acabou ganhando popularidade e é utilizada por diversos sites famosos, como por exemplo o Facebook.</w:t>
      </w:r>
    </w:p>
    <w:p w14:paraId="21E5A88F" w14:textId="1220B662" w:rsidR="00E82635" w:rsidRPr="00AE3AF2" w:rsidRDefault="2F3EAC70" w:rsidP="2F3EAC70">
      <w:pPr>
        <w:spacing w:line="360" w:lineRule="auto"/>
        <w:ind w:firstLine="709"/>
        <w:jc w:val="both"/>
        <w:rPr>
          <w:rFonts w:ascii="Arial" w:hAnsi="Arial" w:cs="Arial"/>
          <w:sz w:val="24"/>
          <w:szCs w:val="24"/>
        </w:rPr>
      </w:pPr>
      <w:r w:rsidRPr="00AE3AF2">
        <w:rPr>
          <w:rFonts w:ascii="Arial" w:hAnsi="Arial" w:cs="Arial"/>
          <w:sz w:val="24"/>
          <w:szCs w:val="24"/>
        </w:rPr>
        <w:t>O desenvolvimento está ativo, com o último lançamento estável em junho de 2018.</w:t>
      </w:r>
    </w:p>
    <w:p w14:paraId="73FE8C47" w14:textId="31374354" w:rsidR="00522515" w:rsidRPr="00AE3AF2" w:rsidRDefault="00522515">
      <w:pPr>
        <w:rPr>
          <w:rFonts w:ascii="Arial" w:hAnsi="Arial" w:cs="Arial"/>
          <w:sz w:val="28"/>
          <w:szCs w:val="28"/>
        </w:rPr>
      </w:pPr>
      <w:r w:rsidRPr="00AE3AF2">
        <w:rPr>
          <w:rFonts w:ascii="Arial" w:hAnsi="Arial" w:cs="Arial"/>
          <w:sz w:val="28"/>
          <w:szCs w:val="28"/>
        </w:rPr>
        <w:br w:type="page"/>
      </w:r>
    </w:p>
    <w:p w14:paraId="116896BD" w14:textId="77777777" w:rsidR="00522515" w:rsidRPr="00AE3AF2" w:rsidRDefault="00522515" w:rsidP="0030090E">
      <w:pPr>
        <w:pStyle w:val="Ttulo"/>
        <w:jc w:val="left"/>
        <w:rPr>
          <w:rFonts w:cs="Arial"/>
          <w:szCs w:val="28"/>
        </w:rPr>
        <w:sectPr w:rsidR="00522515" w:rsidRPr="00AE3AF2" w:rsidSect="00A11206">
          <w:headerReference w:type="default" r:id="rId14"/>
          <w:footerReference w:type="default" r:id="rId15"/>
          <w:pgSz w:w="12240" w:h="15840"/>
          <w:pgMar w:top="1701" w:right="1134" w:bottom="1134" w:left="1701" w:header="720" w:footer="720" w:gutter="0"/>
          <w:pgNumType w:start="1"/>
          <w:cols w:space="720"/>
          <w:docGrid w:linePitch="272"/>
        </w:sectPr>
      </w:pPr>
    </w:p>
    <w:p w14:paraId="257A1A25" w14:textId="2E2FD414" w:rsidR="009F4235" w:rsidRPr="00AE3AF2" w:rsidRDefault="00E82635" w:rsidP="00522515">
      <w:pPr>
        <w:pStyle w:val="Ttulo"/>
        <w:jc w:val="left"/>
        <w:rPr>
          <w:rFonts w:cs="Arial"/>
          <w:szCs w:val="28"/>
        </w:rPr>
      </w:pPr>
      <w:r w:rsidRPr="00AE3AF2">
        <w:rPr>
          <w:rFonts w:cs="Arial"/>
          <w:szCs w:val="28"/>
        </w:rPr>
        <w:lastRenderedPageBreak/>
        <w:t xml:space="preserve">4.3 Modelo de dados </w:t>
      </w:r>
    </w:p>
    <w:p w14:paraId="1A4EFD14" w14:textId="02672513" w:rsidR="00E9460C" w:rsidRPr="00AE3AF2" w:rsidRDefault="00E82635" w:rsidP="008F0A02">
      <w:pPr>
        <w:ind w:left="709"/>
        <w:rPr>
          <w:rFonts w:ascii="Arial" w:hAnsi="Arial" w:cs="Arial"/>
          <w:b/>
          <w:sz w:val="24"/>
          <w:szCs w:val="24"/>
        </w:rPr>
      </w:pPr>
      <w:r w:rsidRPr="00AE3AF2">
        <w:rPr>
          <w:rFonts w:ascii="Arial" w:hAnsi="Arial" w:cs="Arial"/>
          <w:b/>
          <w:sz w:val="24"/>
          <w:szCs w:val="28"/>
        </w:rPr>
        <w:t xml:space="preserve">4.3.1 </w:t>
      </w:r>
      <w:r w:rsidR="00E9460C" w:rsidRPr="00AE3AF2">
        <w:rPr>
          <w:rFonts w:ascii="Arial" w:hAnsi="Arial" w:cs="Arial"/>
          <w:b/>
          <w:sz w:val="24"/>
          <w:szCs w:val="24"/>
        </w:rPr>
        <w:t>Modelo Conceitual</w:t>
      </w:r>
    </w:p>
    <w:p w14:paraId="32B6548F" w14:textId="716A71A8" w:rsidR="00FD1BC6" w:rsidRPr="00AE3AF2" w:rsidRDefault="00FD1BC6" w:rsidP="00F20443">
      <w:pPr>
        <w:jc w:val="center"/>
        <w:rPr>
          <w:rFonts w:ascii="Arial" w:eastAsia="Arial" w:hAnsi="Arial" w:cs="Arial"/>
          <w:color w:val="404040" w:themeColor="text1" w:themeTint="BF"/>
          <w:sz w:val="24"/>
          <w:szCs w:val="24"/>
        </w:rPr>
      </w:pPr>
      <w:r w:rsidRPr="00AE3AF2">
        <w:rPr>
          <w:rFonts w:ascii="Arial" w:hAnsi="Arial" w:cs="Arial"/>
          <w:sz w:val="24"/>
          <w:szCs w:val="24"/>
        </w:rPr>
        <w:t xml:space="preserve">Na figura 2 é apresentado o </w:t>
      </w:r>
      <w:r w:rsidRPr="00AE3AF2">
        <w:rPr>
          <w:rFonts w:ascii="Arial" w:eastAsia="Arial" w:hAnsi="Arial" w:cs="Arial"/>
          <w:color w:val="404040" w:themeColor="text1" w:themeTint="BF"/>
          <w:sz w:val="24"/>
          <w:szCs w:val="24"/>
        </w:rPr>
        <w:t>Modelo Conceitual.</w:t>
      </w:r>
    </w:p>
    <w:p w14:paraId="1B973AD6" w14:textId="77777777" w:rsidR="00FD1BC6" w:rsidRPr="00AE3AF2" w:rsidRDefault="00FD1BC6" w:rsidP="00FD1BC6">
      <w:pPr>
        <w:rPr>
          <w:rFonts w:ascii="Arial" w:hAnsi="Arial" w:cs="Arial"/>
          <w:b/>
          <w:bCs/>
          <w:sz w:val="24"/>
          <w:szCs w:val="24"/>
        </w:rPr>
      </w:pPr>
    </w:p>
    <w:p w14:paraId="1F3EC727" w14:textId="04755EA2" w:rsidR="00522515" w:rsidRPr="00AE3AF2" w:rsidRDefault="002A1655" w:rsidP="00522515">
      <w:pPr>
        <w:spacing w:line="360" w:lineRule="auto"/>
        <w:ind w:left="-284"/>
        <w:rPr>
          <w:rFonts w:ascii="Arial" w:eastAsia="Arial" w:hAnsi="Arial" w:cs="Arial"/>
          <w:color w:val="404040" w:themeColor="text1" w:themeTint="BF"/>
          <w:sz w:val="24"/>
          <w:szCs w:val="24"/>
        </w:rPr>
      </w:pPr>
      <w:r w:rsidRPr="00AE3AF2">
        <w:rPr>
          <w:rFonts w:ascii="Arial" w:eastAsia="Arial" w:hAnsi="Arial" w:cs="Arial"/>
          <w:color w:val="404040" w:themeColor="text1" w:themeTint="BF"/>
          <w:sz w:val="24"/>
          <w:szCs w:val="24"/>
        </w:rPr>
        <w:t>Figura 2 – Diagrama Entidade Relacionamento – Banco de Dados Relacional</w:t>
      </w:r>
    </w:p>
    <w:p w14:paraId="4A060805" w14:textId="609AE3A3" w:rsidR="002A1655" w:rsidRPr="00AE3AF2" w:rsidRDefault="007C1762" w:rsidP="00EE6217">
      <w:pPr>
        <w:ind w:left="-993"/>
      </w:pPr>
      <w:r w:rsidRPr="00AE3AF2">
        <w:rPr>
          <w:noProof/>
        </w:rPr>
        <w:drawing>
          <wp:inline distT="0" distB="0" distL="0" distR="0" wp14:anchorId="32884438" wp14:editId="4505341C">
            <wp:extent cx="6921500" cy="6328229"/>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1026" cy="6336939"/>
                    </a:xfrm>
                    <a:prstGeom prst="rect">
                      <a:avLst/>
                    </a:prstGeom>
                    <a:noFill/>
                    <a:ln>
                      <a:noFill/>
                    </a:ln>
                  </pic:spPr>
                </pic:pic>
              </a:graphicData>
            </a:graphic>
          </wp:inline>
        </w:drawing>
      </w:r>
    </w:p>
    <w:p w14:paraId="17E7B9AD" w14:textId="77777777" w:rsidR="170E3C20" w:rsidRDefault="002A1655" w:rsidP="000646A1">
      <w:pPr>
        <w:rPr>
          <w:sz w:val="24"/>
          <w:szCs w:val="24"/>
        </w:rPr>
      </w:pPr>
      <w:r w:rsidRPr="00AE3AF2">
        <w:rPr>
          <w:sz w:val="24"/>
          <w:szCs w:val="24"/>
        </w:rPr>
        <w:t>Fonte: Autoria Própr</w:t>
      </w:r>
      <w:r w:rsidR="00522515" w:rsidRPr="00AE3AF2">
        <w:rPr>
          <w:sz w:val="24"/>
          <w:szCs w:val="24"/>
        </w:rPr>
        <w:t>ia</w:t>
      </w:r>
    </w:p>
    <w:p w14:paraId="280451FD" w14:textId="77777777" w:rsidR="00F242E7" w:rsidRDefault="00F242E7" w:rsidP="000646A1">
      <w:pPr>
        <w:rPr>
          <w:sz w:val="24"/>
          <w:szCs w:val="24"/>
        </w:rPr>
      </w:pPr>
    </w:p>
    <w:p w14:paraId="2EC0DF8E" w14:textId="3EE951C1" w:rsidR="00F242E7" w:rsidRDefault="00225196" w:rsidP="000646A1">
      <w:pPr>
        <w:rPr>
          <w:sz w:val="24"/>
          <w:szCs w:val="24"/>
          <w:highlight w:val="yellow"/>
        </w:rPr>
      </w:pPr>
      <w:r>
        <w:rPr>
          <w:sz w:val="24"/>
          <w:szCs w:val="24"/>
          <w:highlight w:val="yellow"/>
        </w:rPr>
        <w:t>Ao invés de funcionário deveria ser colaborador para ficar com os mesmos nomes dos diagramas anteriores</w:t>
      </w:r>
    </w:p>
    <w:p w14:paraId="5DAD2E11" w14:textId="77777777" w:rsidR="00F242E7" w:rsidRDefault="00F242E7" w:rsidP="000646A1">
      <w:pPr>
        <w:rPr>
          <w:sz w:val="24"/>
          <w:szCs w:val="24"/>
          <w:highlight w:val="yellow"/>
        </w:rPr>
      </w:pPr>
      <w:r>
        <w:rPr>
          <w:sz w:val="24"/>
          <w:szCs w:val="24"/>
          <w:highlight w:val="yellow"/>
        </w:rPr>
        <w:lastRenderedPageBreak/>
        <w:t>Todo funcionário é obrigado a ser um usuário do sistema?</w:t>
      </w:r>
    </w:p>
    <w:p w14:paraId="35FEAB8F" w14:textId="77777777" w:rsidR="00F242E7" w:rsidRDefault="00F242E7" w:rsidP="000646A1">
      <w:pPr>
        <w:rPr>
          <w:sz w:val="24"/>
          <w:szCs w:val="24"/>
          <w:highlight w:val="yellow"/>
        </w:rPr>
      </w:pPr>
      <w:r>
        <w:rPr>
          <w:sz w:val="24"/>
          <w:szCs w:val="24"/>
          <w:highlight w:val="yellow"/>
        </w:rPr>
        <w:t>O que é essa permissão? É o nível de acesso? Não bastaria colocar um nível no usuário?</w:t>
      </w:r>
    </w:p>
    <w:p w14:paraId="68D0D739" w14:textId="6C1516FF" w:rsidR="00F242E7" w:rsidRDefault="00F242E7" w:rsidP="000646A1">
      <w:pPr>
        <w:rPr>
          <w:sz w:val="24"/>
          <w:szCs w:val="24"/>
          <w:highlight w:val="yellow"/>
        </w:rPr>
      </w:pPr>
      <w:r>
        <w:rPr>
          <w:sz w:val="24"/>
          <w:szCs w:val="24"/>
          <w:highlight w:val="yellow"/>
        </w:rPr>
        <w:t xml:space="preserve">Acho que no cargo deveria ter a última atualização dos salários min e </w:t>
      </w:r>
      <w:proofErr w:type="spellStart"/>
      <w:r>
        <w:rPr>
          <w:sz w:val="24"/>
          <w:szCs w:val="24"/>
          <w:highlight w:val="yellow"/>
        </w:rPr>
        <w:t>max</w:t>
      </w:r>
      <w:proofErr w:type="spellEnd"/>
    </w:p>
    <w:p w14:paraId="0020301F" w14:textId="4784B8D2" w:rsidR="00F242E7" w:rsidRDefault="00F242E7" w:rsidP="000646A1">
      <w:pPr>
        <w:rPr>
          <w:sz w:val="24"/>
          <w:szCs w:val="24"/>
          <w:highlight w:val="yellow"/>
        </w:rPr>
      </w:pPr>
      <w:r>
        <w:rPr>
          <w:sz w:val="24"/>
          <w:szCs w:val="24"/>
          <w:highlight w:val="yellow"/>
        </w:rPr>
        <w:t xml:space="preserve">Um cargo pode ter vários benefícios, ok? </w:t>
      </w:r>
    </w:p>
    <w:p w14:paraId="49B318BF" w14:textId="56384DCA" w:rsidR="00F242E7" w:rsidRDefault="00F242E7" w:rsidP="000646A1">
      <w:pPr>
        <w:rPr>
          <w:sz w:val="24"/>
          <w:szCs w:val="24"/>
          <w:highlight w:val="yellow"/>
        </w:rPr>
      </w:pPr>
      <w:r>
        <w:rPr>
          <w:sz w:val="24"/>
          <w:szCs w:val="24"/>
          <w:highlight w:val="yellow"/>
        </w:rPr>
        <w:t xml:space="preserve">Aquele gestor não </w:t>
      </w:r>
      <w:r w:rsidR="00565113">
        <w:rPr>
          <w:sz w:val="24"/>
          <w:szCs w:val="24"/>
          <w:highlight w:val="yellow"/>
        </w:rPr>
        <w:t>é uma ligação recursiva???</w:t>
      </w:r>
    </w:p>
    <w:p w14:paraId="490D130D" w14:textId="5D2BD1F3" w:rsidR="00565113" w:rsidRDefault="00565113" w:rsidP="000646A1">
      <w:pPr>
        <w:rPr>
          <w:sz w:val="24"/>
          <w:szCs w:val="24"/>
          <w:highlight w:val="yellow"/>
        </w:rPr>
      </w:pPr>
      <w:r>
        <w:rPr>
          <w:sz w:val="24"/>
          <w:szCs w:val="24"/>
          <w:highlight w:val="yellow"/>
        </w:rPr>
        <w:t>Acho que precisa uma outra ligação do funcionário com a avaliação (papel de gestor)</w:t>
      </w:r>
    </w:p>
    <w:p w14:paraId="7522523B" w14:textId="3767D194" w:rsidR="00565113" w:rsidRDefault="00565113" w:rsidP="000646A1">
      <w:pPr>
        <w:rPr>
          <w:sz w:val="24"/>
          <w:szCs w:val="24"/>
          <w:highlight w:val="yellow"/>
        </w:rPr>
      </w:pPr>
      <w:r>
        <w:rPr>
          <w:sz w:val="24"/>
          <w:szCs w:val="24"/>
          <w:highlight w:val="yellow"/>
        </w:rPr>
        <w:t xml:space="preserve">Eventos são as promoções? Que tal guardar cargo anterior, novo cargo, </w:t>
      </w:r>
      <w:proofErr w:type="gramStart"/>
      <w:r>
        <w:rPr>
          <w:sz w:val="24"/>
          <w:szCs w:val="24"/>
          <w:highlight w:val="yellow"/>
        </w:rPr>
        <w:t>salario</w:t>
      </w:r>
      <w:proofErr w:type="gramEnd"/>
      <w:r>
        <w:rPr>
          <w:sz w:val="24"/>
          <w:szCs w:val="24"/>
          <w:highlight w:val="yellow"/>
        </w:rPr>
        <w:t xml:space="preserve"> anterior e novo </w:t>
      </w:r>
      <w:proofErr w:type="spellStart"/>
      <w:r>
        <w:rPr>
          <w:sz w:val="24"/>
          <w:szCs w:val="24"/>
          <w:highlight w:val="yellow"/>
        </w:rPr>
        <w:t>salario</w:t>
      </w:r>
      <w:proofErr w:type="spellEnd"/>
      <w:r>
        <w:rPr>
          <w:sz w:val="24"/>
          <w:szCs w:val="24"/>
          <w:highlight w:val="yellow"/>
        </w:rPr>
        <w:t xml:space="preserve"> e não precisa o funcionário (do </w:t>
      </w:r>
      <w:proofErr w:type="spellStart"/>
      <w:r>
        <w:rPr>
          <w:sz w:val="24"/>
          <w:szCs w:val="24"/>
          <w:highlight w:val="yellow"/>
        </w:rPr>
        <w:t>rh</w:t>
      </w:r>
      <w:proofErr w:type="spellEnd"/>
      <w:r>
        <w:rPr>
          <w:sz w:val="24"/>
          <w:szCs w:val="24"/>
          <w:highlight w:val="yellow"/>
        </w:rPr>
        <w:t>) que realizou o evento?</w:t>
      </w:r>
    </w:p>
    <w:p w14:paraId="24DFE6E5" w14:textId="7DDF83EB" w:rsidR="00565113" w:rsidRDefault="00565113" w:rsidP="000646A1">
      <w:pPr>
        <w:rPr>
          <w:sz w:val="24"/>
          <w:szCs w:val="24"/>
          <w:highlight w:val="yellow"/>
        </w:rPr>
      </w:pPr>
      <w:r>
        <w:rPr>
          <w:sz w:val="24"/>
          <w:szCs w:val="24"/>
          <w:highlight w:val="yellow"/>
        </w:rPr>
        <w:t>Aquela ligação com o plano de carreira não precisa de mais informações???</w:t>
      </w:r>
    </w:p>
    <w:p w14:paraId="0741382F" w14:textId="77777777" w:rsidR="00F242E7" w:rsidRDefault="00F242E7" w:rsidP="000646A1">
      <w:pPr>
        <w:rPr>
          <w:sz w:val="24"/>
          <w:szCs w:val="24"/>
          <w:highlight w:val="yellow"/>
        </w:rPr>
      </w:pPr>
    </w:p>
    <w:p w14:paraId="6E59A3CE" w14:textId="2EDD9F9E" w:rsidR="00F242E7" w:rsidRPr="00AE3AF2" w:rsidRDefault="00F242E7" w:rsidP="000646A1">
      <w:pPr>
        <w:rPr>
          <w:sz w:val="24"/>
          <w:szCs w:val="24"/>
          <w:highlight w:val="yellow"/>
        </w:rPr>
        <w:sectPr w:rsidR="00F242E7" w:rsidRPr="00AE3AF2" w:rsidSect="00F1024F">
          <w:pgSz w:w="12240" w:h="15840"/>
          <w:pgMar w:top="1701" w:right="1134" w:bottom="1134" w:left="1701" w:header="720" w:footer="720" w:gutter="0"/>
          <w:pgNumType w:start="1"/>
          <w:cols w:space="720"/>
          <w:docGrid w:linePitch="272"/>
        </w:sectPr>
      </w:pPr>
    </w:p>
    <w:p w14:paraId="172A0735" w14:textId="6249F8C0" w:rsidR="00E9460C" w:rsidRPr="00AE3AF2" w:rsidRDefault="008F0A02" w:rsidP="008F0A02">
      <w:pPr>
        <w:pStyle w:val="Ttulo"/>
        <w:ind w:left="709"/>
        <w:jc w:val="left"/>
        <w:rPr>
          <w:rFonts w:cs="Arial"/>
          <w:sz w:val="24"/>
          <w:szCs w:val="24"/>
        </w:rPr>
      </w:pPr>
      <w:r w:rsidRPr="00AE3AF2">
        <w:rPr>
          <w:rFonts w:cs="Arial"/>
          <w:sz w:val="24"/>
          <w:szCs w:val="24"/>
        </w:rPr>
        <w:lastRenderedPageBreak/>
        <w:t xml:space="preserve">4.3.2 </w:t>
      </w:r>
      <w:r w:rsidR="00E9460C" w:rsidRPr="00AE3AF2">
        <w:rPr>
          <w:rFonts w:cs="Arial"/>
          <w:sz w:val="24"/>
          <w:szCs w:val="24"/>
        </w:rPr>
        <w:t>Modelo Lógico</w:t>
      </w:r>
    </w:p>
    <w:p w14:paraId="1E6B59BC" w14:textId="6C4B4230" w:rsidR="00FD1BC6" w:rsidRPr="00AE3AF2" w:rsidRDefault="00FD1BC6" w:rsidP="00F20443">
      <w:pPr>
        <w:jc w:val="center"/>
        <w:rPr>
          <w:rFonts w:ascii="Arial" w:hAnsi="Arial" w:cs="Arial"/>
          <w:b/>
          <w:bCs/>
          <w:sz w:val="24"/>
          <w:szCs w:val="24"/>
        </w:rPr>
      </w:pPr>
      <w:r w:rsidRPr="00AE3AF2">
        <w:rPr>
          <w:rFonts w:ascii="Arial" w:hAnsi="Arial" w:cs="Arial"/>
          <w:sz w:val="24"/>
          <w:szCs w:val="24"/>
        </w:rPr>
        <w:t xml:space="preserve">Na figura 3 é apresentado o </w:t>
      </w:r>
      <w:r w:rsidRPr="00AE3AF2">
        <w:rPr>
          <w:rFonts w:ascii="Arial" w:eastAsia="Arial" w:hAnsi="Arial" w:cs="Arial"/>
          <w:sz w:val="24"/>
          <w:szCs w:val="24"/>
        </w:rPr>
        <w:t>Modelo Lógico.</w:t>
      </w:r>
    </w:p>
    <w:p w14:paraId="5DC90E39" w14:textId="77777777" w:rsidR="00FD1BC6" w:rsidRPr="00AE3AF2" w:rsidRDefault="00FD1BC6" w:rsidP="00FD1BC6">
      <w:pPr>
        <w:ind w:left="-284"/>
        <w:rPr>
          <w:rFonts w:ascii="Arial" w:hAnsi="Arial" w:cs="Arial"/>
          <w:b/>
          <w:bCs/>
          <w:sz w:val="24"/>
          <w:szCs w:val="24"/>
          <w:highlight w:val="yellow"/>
        </w:rPr>
      </w:pPr>
    </w:p>
    <w:p w14:paraId="6265AA31" w14:textId="5DFBFE1C" w:rsidR="00522515" w:rsidRPr="00AE3AF2" w:rsidRDefault="009A1FEE" w:rsidP="000C62DF">
      <w:pPr>
        <w:spacing w:line="360" w:lineRule="auto"/>
        <w:rPr>
          <w:rFonts w:ascii="Arial" w:eastAsia="Arial" w:hAnsi="Arial" w:cs="Arial"/>
          <w:color w:val="404040" w:themeColor="text1" w:themeTint="BF"/>
          <w:sz w:val="24"/>
          <w:szCs w:val="24"/>
        </w:rPr>
      </w:pPr>
      <w:r w:rsidRPr="00AE3AF2">
        <w:rPr>
          <w:rFonts w:ascii="Arial" w:eastAsia="Arial" w:hAnsi="Arial" w:cs="Arial"/>
          <w:color w:val="404040" w:themeColor="text1" w:themeTint="BF"/>
          <w:sz w:val="24"/>
          <w:szCs w:val="24"/>
        </w:rPr>
        <w:t xml:space="preserve">Figura 3 – </w:t>
      </w:r>
      <w:r w:rsidR="00805CD1" w:rsidRPr="00AE3AF2">
        <w:rPr>
          <w:rFonts w:ascii="Arial" w:eastAsia="Arial" w:hAnsi="Arial" w:cs="Arial"/>
          <w:color w:val="404040" w:themeColor="text1" w:themeTint="BF"/>
          <w:sz w:val="24"/>
          <w:szCs w:val="24"/>
        </w:rPr>
        <w:t xml:space="preserve">Modelo Lógico </w:t>
      </w:r>
      <w:r w:rsidRPr="00AE3AF2">
        <w:rPr>
          <w:rFonts w:ascii="Arial" w:eastAsia="Arial" w:hAnsi="Arial" w:cs="Arial"/>
          <w:color w:val="404040" w:themeColor="text1" w:themeTint="BF"/>
          <w:sz w:val="24"/>
          <w:szCs w:val="24"/>
        </w:rPr>
        <w:t>– Banco de Dados Relacional</w:t>
      </w:r>
    </w:p>
    <w:p w14:paraId="22F942D2" w14:textId="509549DB" w:rsidR="009A1FEE" w:rsidRPr="00AE3AF2" w:rsidRDefault="007C1762" w:rsidP="00D60EBC">
      <w:pPr>
        <w:pStyle w:val="Ttulo"/>
        <w:ind w:left="-993"/>
        <w:jc w:val="both"/>
      </w:pPr>
      <w:r w:rsidRPr="00AE3AF2">
        <w:rPr>
          <w:noProof/>
        </w:rPr>
        <w:drawing>
          <wp:inline distT="0" distB="0" distL="0" distR="0" wp14:anchorId="280B5863" wp14:editId="2F7FC39B">
            <wp:extent cx="6934200" cy="5596758"/>
            <wp:effectExtent l="0" t="0" r="0" b="444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56526" cy="5614778"/>
                    </a:xfrm>
                    <a:prstGeom prst="rect">
                      <a:avLst/>
                    </a:prstGeom>
                    <a:noFill/>
                    <a:ln>
                      <a:noFill/>
                    </a:ln>
                  </pic:spPr>
                </pic:pic>
              </a:graphicData>
            </a:graphic>
          </wp:inline>
        </w:drawing>
      </w:r>
    </w:p>
    <w:p w14:paraId="3A811E14" w14:textId="77777777" w:rsidR="00522515" w:rsidRDefault="628241AA" w:rsidP="00522515">
      <w:pPr>
        <w:rPr>
          <w:sz w:val="24"/>
          <w:szCs w:val="24"/>
        </w:rPr>
      </w:pPr>
      <w:r w:rsidRPr="00AE3AF2">
        <w:rPr>
          <w:sz w:val="24"/>
          <w:szCs w:val="24"/>
        </w:rPr>
        <w:t>Fonte: Autoria Própri</w:t>
      </w:r>
      <w:r w:rsidR="00AC0F56" w:rsidRPr="00AE3AF2">
        <w:rPr>
          <w:sz w:val="24"/>
          <w:szCs w:val="24"/>
        </w:rPr>
        <w:t>a</w:t>
      </w:r>
    </w:p>
    <w:p w14:paraId="6E80F821" w14:textId="77777777" w:rsidR="00565113" w:rsidRPr="00565113" w:rsidRDefault="00565113" w:rsidP="00522515">
      <w:pPr>
        <w:rPr>
          <w:sz w:val="40"/>
          <w:szCs w:val="40"/>
        </w:rPr>
      </w:pPr>
    </w:p>
    <w:p w14:paraId="74222920" w14:textId="1529D128" w:rsidR="00565113" w:rsidRPr="00565113" w:rsidRDefault="00565113" w:rsidP="00522515">
      <w:pPr>
        <w:rPr>
          <w:sz w:val="40"/>
          <w:szCs w:val="40"/>
        </w:rPr>
        <w:sectPr w:rsidR="00565113" w:rsidRPr="00565113" w:rsidSect="000C62DF">
          <w:pgSz w:w="12240" w:h="15840"/>
          <w:pgMar w:top="1701" w:right="1134" w:bottom="1134" w:left="1701" w:header="720" w:footer="720" w:gutter="0"/>
          <w:pgNumType w:start="1"/>
          <w:cols w:space="720"/>
          <w:docGrid w:linePitch="272"/>
        </w:sectPr>
      </w:pPr>
      <w:r w:rsidRPr="00565113">
        <w:rPr>
          <w:sz w:val="40"/>
          <w:szCs w:val="40"/>
          <w:highlight w:val="yellow"/>
        </w:rPr>
        <w:t>Fazer as alterações depois de alterar o modelo conceitual</w:t>
      </w:r>
    </w:p>
    <w:p w14:paraId="44FE5E8C" w14:textId="402AC655" w:rsidR="007C1161" w:rsidRPr="00AE3AF2" w:rsidRDefault="007C1161" w:rsidP="008F0A02">
      <w:pPr>
        <w:pStyle w:val="Ttulo"/>
        <w:jc w:val="both"/>
        <w:rPr>
          <w:rFonts w:cs="Arial"/>
          <w:b w:val="0"/>
          <w:color w:val="2F5496" w:themeColor="accent5" w:themeShade="BF"/>
          <w:sz w:val="24"/>
          <w:szCs w:val="24"/>
        </w:rPr>
      </w:pPr>
    </w:p>
    <w:p w14:paraId="0472FFE4" w14:textId="75CC041B" w:rsidR="008F0A02" w:rsidRPr="00AE3AF2" w:rsidRDefault="008F0A02" w:rsidP="008F0A02">
      <w:pPr>
        <w:pStyle w:val="Ttulo"/>
        <w:ind w:left="709"/>
        <w:jc w:val="both"/>
        <w:rPr>
          <w:rFonts w:cs="Arial"/>
          <w:sz w:val="24"/>
          <w:szCs w:val="24"/>
        </w:rPr>
      </w:pPr>
      <w:r w:rsidRPr="00AE3AF2">
        <w:rPr>
          <w:rFonts w:cs="Arial"/>
          <w:sz w:val="24"/>
          <w:szCs w:val="24"/>
        </w:rPr>
        <w:t>4.3.3 Diagrama de Classes</w:t>
      </w:r>
    </w:p>
    <w:p w14:paraId="0BF3D543" w14:textId="071BFAB5" w:rsidR="00FD1BC6" w:rsidRPr="00AE3AF2" w:rsidRDefault="00FD1BC6" w:rsidP="00F20443">
      <w:pPr>
        <w:jc w:val="center"/>
        <w:rPr>
          <w:rFonts w:ascii="Arial" w:eastAsia="Arial" w:hAnsi="Arial" w:cs="Arial"/>
          <w:color w:val="404040" w:themeColor="text1" w:themeTint="BF"/>
          <w:sz w:val="24"/>
          <w:szCs w:val="24"/>
        </w:rPr>
      </w:pPr>
      <w:r w:rsidRPr="00AE3AF2">
        <w:rPr>
          <w:rFonts w:ascii="Arial" w:hAnsi="Arial" w:cs="Arial"/>
          <w:sz w:val="24"/>
          <w:szCs w:val="24"/>
        </w:rPr>
        <w:t xml:space="preserve">Na figura 4 é apresentado o </w:t>
      </w:r>
      <w:r w:rsidRPr="00AE3AF2">
        <w:rPr>
          <w:rFonts w:ascii="Arial" w:eastAsia="Arial" w:hAnsi="Arial" w:cs="Arial"/>
          <w:color w:val="404040" w:themeColor="text1" w:themeTint="BF"/>
          <w:sz w:val="24"/>
          <w:szCs w:val="24"/>
        </w:rPr>
        <w:t>Diagrama de Classes.</w:t>
      </w:r>
    </w:p>
    <w:p w14:paraId="576DA2D5" w14:textId="5D6BE60C" w:rsidR="00FD1BC6" w:rsidRPr="00AE3AF2" w:rsidRDefault="00422D2A" w:rsidP="00FD1BC6">
      <w:pPr>
        <w:rPr>
          <w:rFonts w:ascii="Arial" w:eastAsia="Arial" w:hAnsi="Arial" w:cs="Arial"/>
          <w:color w:val="404040" w:themeColor="text1" w:themeTint="BF"/>
          <w:sz w:val="24"/>
          <w:szCs w:val="24"/>
        </w:rPr>
      </w:pPr>
      <w:r w:rsidRPr="00AE3AF2">
        <w:rPr>
          <w:rFonts w:ascii="Arial" w:eastAsia="Arial" w:hAnsi="Arial" w:cs="Arial"/>
          <w:color w:val="404040" w:themeColor="text1" w:themeTint="BF"/>
          <w:sz w:val="24"/>
          <w:szCs w:val="24"/>
        </w:rPr>
        <w:t xml:space="preserve"> </w:t>
      </w:r>
    </w:p>
    <w:p w14:paraId="0F86E39F" w14:textId="07BFF78F" w:rsidR="00FD1BC6" w:rsidRPr="00AE3AF2" w:rsidRDefault="00FD1BC6" w:rsidP="00FD1BC6">
      <w:pPr>
        <w:spacing w:line="360" w:lineRule="auto"/>
        <w:rPr>
          <w:rFonts w:ascii="Arial" w:hAnsi="Arial" w:cs="Arial"/>
          <w:b/>
          <w:bCs/>
          <w:sz w:val="24"/>
          <w:szCs w:val="24"/>
        </w:rPr>
      </w:pPr>
      <w:r w:rsidRPr="00AE3AF2">
        <w:rPr>
          <w:rFonts w:ascii="Arial" w:eastAsia="Arial" w:hAnsi="Arial" w:cs="Arial"/>
          <w:color w:val="404040" w:themeColor="text1" w:themeTint="BF"/>
          <w:sz w:val="24"/>
          <w:szCs w:val="24"/>
        </w:rPr>
        <w:t>Figura 4 – Diagrama de Classes</w:t>
      </w:r>
    </w:p>
    <w:p w14:paraId="131F9AB3" w14:textId="77777777" w:rsidR="00FD1BC6" w:rsidRPr="00AE3AF2" w:rsidRDefault="00FD1BC6" w:rsidP="00FD1BC6">
      <w:pPr>
        <w:rPr>
          <w:rFonts w:ascii="Arial" w:eastAsia="Arial" w:hAnsi="Arial" w:cs="Arial"/>
          <w:color w:val="404040" w:themeColor="text1" w:themeTint="BF"/>
          <w:sz w:val="24"/>
          <w:szCs w:val="24"/>
        </w:rPr>
      </w:pPr>
    </w:p>
    <w:p w14:paraId="4919E886" w14:textId="14DD9900" w:rsidR="00FD1BC6" w:rsidRPr="00AE3AF2" w:rsidRDefault="009E5045" w:rsidP="00FD1BC6">
      <w:r w:rsidRPr="00AE3AF2">
        <w:rPr>
          <w:noProof/>
        </w:rPr>
        <w:drawing>
          <wp:inline distT="0" distB="0" distL="0" distR="0" wp14:anchorId="745133F0" wp14:editId="34C472DE">
            <wp:extent cx="5972175" cy="6454775"/>
            <wp:effectExtent l="0" t="0" r="9525" b="317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6454775"/>
                    </a:xfrm>
                    <a:prstGeom prst="rect">
                      <a:avLst/>
                    </a:prstGeom>
                    <a:noFill/>
                    <a:ln>
                      <a:noFill/>
                    </a:ln>
                  </pic:spPr>
                </pic:pic>
              </a:graphicData>
            </a:graphic>
          </wp:inline>
        </w:drawing>
      </w:r>
    </w:p>
    <w:p w14:paraId="21C7D704" w14:textId="3D00D7D5" w:rsidR="00FD1BC6" w:rsidRDefault="00FD1BC6" w:rsidP="00FD1BC6">
      <w:pPr>
        <w:rPr>
          <w:sz w:val="24"/>
          <w:szCs w:val="24"/>
        </w:rPr>
      </w:pPr>
      <w:r w:rsidRPr="00AE3AF2">
        <w:rPr>
          <w:sz w:val="24"/>
          <w:szCs w:val="24"/>
        </w:rPr>
        <w:t>Fonte: Autoria Própria</w:t>
      </w:r>
    </w:p>
    <w:p w14:paraId="6464E34A" w14:textId="4279DD35" w:rsidR="00225196" w:rsidRDefault="00225196" w:rsidP="00FD1BC6">
      <w:pPr>
        <w:rPr>
          <w:sz w:val="24"/>
          <w:szCs w:val="24"/>
        </w:rPr>
      </w:pPr>
      <w:r w:rsidRPr="00225196">
        <w:rPr>
          <w:sz w:val="24"/>
          <w:szCs w:val="24"/>
          <w:highlight w:val="yellow"/>
        </w:rPr>
        <w:t>O colaborador deve ser especializado entre RH e Gestor</w:t>
      </w:r>
    </w:p>
    <w:p w14:paraId="582802DC" w14:textId="2E976507" w:rsidR="00A82807" w:rsidRPr="00AE3AF2" w:rsidRDefault="00A82807" w:rsidP="00FD1BC6">
      <w:pPr>
        <w:rPr>
          <w:sz w:val="24"/>
          <w:szCs w:val="24"/>
        </w:rPr>
      </w:pPr>
      <w:r w:rsidRPr="00A82807">
        <w:rPr>
          <w:sz w:val="24"/>
          <w:szCs w:val="24"/>
          <w:highlight w:val="yellow"/>
        </w:rPr>
        <w:lastRenderedPageBreak/>
        <w:t>Vai precisar de mais algumas alterações para ficar mais próximos dos modelos anteriores</w:t>
      </w:r>
    </w:p>
    <w:p w14:paraId="2451FF09" w14:textId="77777777" w:rsidR="00FD1BC6" w:rsidRPr="00AE3AF2" w:rsidRDefault="00FD1BC6" w:rsidP="00FD1BC6">
      <w:pPr>
        <w:rPr>
          <w:rFonts w:ascii="Arial" w:hAnsi="Arial" w:cs="Arial"/>
          <w:b/>
          <w:bCs/>
          <w:sz w:val="24"/>
          <w:szCs w:val="24"/>
        </w:rPr>
      </w:pPr>
    </w:p>
    <w:p w14:paraId="2EC663EA" w14:textId="77777777" w:rsidR="00FD1BC6" w:rsidRPr="00AE3AF2" w:rsidRDefault="00FD1BC6" w:rsidP="008F0A02">
      <w:pPr>
        <w:pStyle w:val="Ttulo"/>
        <w:ind w:left="709"/>
        <w:jc w:val="both"/>
        <w:rPr>
          <w:rFonts w:cs="Arial"/>
          <w:sz w:val="24"/>
          <w:szCs w:val="24"/>
        </w:rPr>
      </w:pPr>
    </w:p>
    <w:p w14:paraId="4ACF8859" w14:textId="13B8E083" w:rsidR="008F0A02" w:rsidRPr="00AE3AF2" w:rsidRDefault="008F0A02" w:rsidP="008F0A02">
      <w:pPr>
        <w:pStyle w:val="Ttulo"/>
        <w:jc w:val="both"/>
        <w:rPr>
          <w:rFonts w:cs="Arial"/>
          <w:b w:val="0"/>
          <w:color w:val="2F5496" w:themeColor="accent5" w:themeShade="BF"/>
          <w:sz w:val="24"/>
          <w:szCs w:val="24"/>
        </w:rPr>
      </w:pPr>
      <w:r w:rsidRPr="00AE3AF2">
        <w:rPr>
          <w:rFonts w:cs="Arial"/>
          <w:b w:val="0"/>
          <w:color w:val="2F5496" w:themeColor="accent5" w:themeShade="BF"/>
          <w:sz w:val="24"/>
          <w:szCs w:val="24"/>
        </w:rPr>
        <w:t xml:space="preserve">       </w:t>
      </w:r>
    </w:p>
    <w:p w14:paraId="0A95CF6E" w14:textId="479CB82D" w:rsidR="00ED7068" w:rsidRPr="00AE3AF2" w:rsidRDefault="00E9460C" w:rsidP="007C1161">
      <w:pPr>
        <w:pStyle w:val="Ttulo"/>
        <w:ind w:left="792"/>
        <w:jc w:val="left"/>
        <w:rPr>
          <w:rFonts w:cs="Arial"/>
          <w:b w:val="0"/>
          <w:sz w:val="24"/>
          <w:szCs w:val="28"/>
        </w:rPr>
      </w:pPr>
      <w:r w:rsidRPr="00AE3AF2">
        <w:rPr>
          <w:rFonts w:cs="Arial"/>
          <w:b w:val="0"/>
          <w:szCs w:val="32"/>
        </w:rPr>
        <w:t xml:space="preserve"> </w:t>
      </w:r>
      <w:r w:rsidRPr="00AE3AF2">
        <w:rPr>
          <w:rFonts w:cs="Arial"/>
          <w:b w:val="0"/>
          <w:szCs w:val="32"/>
        </w:rPr>
        <w:tab/>
      </w:r>
    </w:p>
    <w:p w14:paraId="05752505" w14:textId="70BC8060" w:rsidR="00F20443" w:rsidRPr="00AE3AF2" w:rsidRDefault="008F0A02" w:rsidP="00F20443">
      <w:pPr>
        <w:pStyle w:val="Ttulo"/>
        <w:jc w:val="left"/>
        <w:rPr>
          <w:rFonts w:cs="Arial"/>
          <w:szCs w:val="28"/>
        </w:rPr>
      </w:pPr>
      <w:r w:rsidRPr="00AE3AF2">
        <w:rPr>
          <w:rFonts w:cs="Arial"/>
          <w:szCs w:val="28"/>
        </w:rPr>
        <w:t xml:space="preserve">4.4 </w:t>
      </w:r>
      <w:r w:rsidR="009F4235" w:rsidRPr="00AE3AF2">
        <w:rPr>
          <w:rFonts w:cs="Arial"/>
          <w:szCs w:val="28"/>
        </w:rPr>
        <w:t>Diagrama de Sequência</w:t>
      </w:r>
    </w:p>
    <w:p w14:paraId="46AB8EFE" w14:textId="073432DE" w:rsidR="00F20443" w:rsidRPr="00AE3AF2" w:rsidRDefault="00F20443" w:rsidP="00F20443">
      <w:pPr>
        <w:jc w:val="center"/>
        <w:rPr>
          <w:rFonts w:ascii="Arial" w:eastAsia="Arial" w:hAnsi="Arial" w:cs="Arial"/>
          <w:color w:val="404040" w:themeColor="text1" w:themeTint="BF"/>
          <w:sz w:val="24"/>
          <w:szCs w:val="24"/>
        </w:rPr>
      </w:pPr>
      <w:r w:rsidRPr="00AE3AF2">
        <w:rPr>
          <w:rFonts w:ascii="Arial" w:hAnsi="Arial" w:cs="Arial"/>
          <w:sz w:val="24"/>
          <w:szCs w:val="24"/>
        </w:rPr>
        <w:t xml:space="preserve">Na figura 5 é apresentado o </w:t>
      </w:r>
      <w:r w:rsidRPr="00AE3AF2">
        <w:rPr>
          <w:rFonts w:ascii="Arial" w:eastAsia="Arial" w:hAnsi="Arial" w:cs="Arial"/>
          <w:color w:val="404040" w:themeColor="text1" w:themeTint="BF"/>
          <w:sz w:val="24"/>
          <w:szCs w:val="24"/>
        </w:rPr>
        <w:t>Diagrama de Sequência.</w:t>
      </w:r>
    </w:p>
    <w:p w14:paraId="3E998C40" w14:textId="77777777" w:rsidR="00F20443" w:rsidRPr="00AE3AF2" w:rsidRDefault="00F20443" w:rsidP="00F20443">
      <w:pPr>
        <w:rPr>
          <w:rFonts w:ascii="Arial" w:eastAsia="Arial" w:hAnsi="Arial" w:cs="Arial"/>
          <w:color w:val="404040" w:themeColor="text1" w:themeTint="BF"/>
          <w:sz w:val="24"/>
          <w:szCs w:val="24"/>
        </w:rPr>
      </w:pPr>
    </w:p>
    <w:p w14:paraId="3423DD5B" w14:textId="32AB4C3D" w:rsidR="00F20443" w:rsidRPr="00AE3AF2" w:rsidRDefault="00F20443" w:rsidP="00F20443">
      <w:pPr>
        <w:spacing w:line="360" w:lineRule="auto"/>
        <w:rPr>
          <w:rFonts w:ascii="Arial" w:eastAsia="Arial" w:hAnsi="Arial" w:cs="Arial"/>
          <w:color w:val="404040" w:themeColor="text1" w:themeTint="BF"/>
          <w:sz w:val="24"/>
          <w:szCs w:val="24"/>
        </w:rPr>
      </w:pPr>
      <w:r w:rsidRPr="00AE3AF2">
        <w:rPr>
          <w:rFonts w:ascii="Arial" w:eastAsia="Arial" w:hAnsi="Arial" w:cs="Arial"/>
          <w:color w:val="404040" w:themeColor="text1" w:themeTint="BF"/>
          <w:sz w:val="24"/>
          <w:szCs w:val="24"/>
        </w:rPr>
        <w:t>Figura 5 – Diagrama de Classes</w:t>
      </w:r>
    </w:p>
    <w:p w14:paraId="344BE608" w14:textId="6B7F8B62" w:rsidR="34CD202C" w:rsidRPr="00AE3AF2" w:rsidRDefault="34CD202C" w:rsidP="34CD202C">
      <w:pPr>
        <w:spacing w:line="360" w:lineRule="auto"/>
        <w:rPr>
          <w:rFonts w:ascii="Arial" w:eastAsia="Arial" w:hAnsi="Arial" w:cs="Arial"/>
          <w:color w:val="404040" w:themeColor="text1" w:themeTint="BF"/>
          <w:sz w:val="24"/>
          <w:szCs w:val="24"/>
        </w:rPr>
      </w:pPr>
    </w:p>
    <w:p w14:paraId="2DFC396E" w14:textId="1E98A4A5" w:rsidR="64CCF432" w:rsidRPr="00AE3AF2" w:rsidRDefault="64CCF432" w:rsidP="34CD202C">
      <w:pPr>
        <w:spacing w:line="360" w:lineRule="auto"/>
        <w:rPr>
          <w:rFonts w:ascii="Arial" w:eastAsia="Arial" w:hAnsi="Arial" w:cs="Arial"/>
          <w:color w:val="404040" w:themeColor="text1" w:themeTint="BF"/>
          <w:sz w:val="24"/>
          <w:szCs w:val="24"/>
          <w:highlight w:val="yellow"/>
        </w:rPr>
      </w:pPr>
      <w:r w:rsidRPr="00AE3AF2">
        <w:rPr>
          <w:rFonts w:ascii="Arial" w:eastAsia="Arial" w:hAnsi="Arial" w:cs="Arial"/>
          <w:color w:val="404040" w:themeColor="text1" w:themeTint="BF"/>
          <w:sz w:val="24"/>
          <w:szCs w:val="24"/>
          <w:highlight w:val="yellow"/>
        </w:rPr>
        <w:t>Colocar a entidades</w:t>
      </w:r>
      <w:r w:rsidR="53105DF4" w:rsidRPr="00AE3AF2">
        <w:rPr>
          <w:rFonts w:ascii="Arial" w:eastAsia="Arial" w:hAnsi="Arial" w:cs="Arial"/>
          <w:color w:val="404040" w:themeColor="text1" w:themeTint="BF"/>
          <w:sz w:val="24"/>
          <w:szCs w:val="24"/>
          <w:highlight w:val="yellow"/>
        </w:rPr>
        <w:t xml:space="preserve"> e fazer para todos</w:t>
      </w:r>
    </w:p>
    <w:p w14:paraId="52456781" w14:textId="27767C9A" w:rsidR="34CD202C" w:rsidRPr="00AE3AF2" w:rsidRDefault="34CD202C" w:rsidP="34CD202C">
      <w:pPr>
        <w:spacing w:line="360" w:lineRule="auto"/>
        <w:rPr>
          <w:rFonts w:ascii="Arial" w:eastAsia="Arial" w:hAnsi="Arial" w:cs="Arial"/>
          <w:color w:val="404040" w:themeColor="text1" w:themeTint="BF"/>
          <w:sz w:val="24"/>
          <w:szCs w:val="24"/>
          <w:highlight w:val="yellow"/>
        </w:rPr>
      </w:pPr>
    </w:p>
    <w:p w14:paraId="0442C31A" w14:textId="6DC46A0D" w:rsidR="34CD202C" w:rsidRPr="00AE3AF2" w:rsidRDefault="34CD202C" w:rsidP="34CD202C">
      <w:pPr>
        <w:spacing w:line="360" w:lineRule="auto"/>
        <w:rPr>
          <w:rFonts w:ascii="Arial" w:eastAsia="Arial" w:hAnsi="Arial" w:cs="Arial"/>
          <w:color w:val="404040" w:themeColor="text1" w:themeTint="BF"/>
          <w:sz w:val="24"/>
          <w:szCs w:val="24"/>
          <w:highlight w:val="yellow"/>
        </w:rPr>
      </w:pPr>
    </w:p>
    <w:p w14:paraId="1B1AC905" w14:textId="446C1992" w:rsidR="53105DF4" w:rsidRPr="00AE3AF2" w:rsidRDefault="53105DF4" w:rsidP="34CD202C">
      <w:pPr>
        <w:spacing w:line="360" w:lineRule="auto"/>
      </w:pPr>
      <w:r w:rsidRPr="00AE3AF2">
        <w:rPr>
          <w:noProof/>
        </w:rPr>
        <w:drawing>
          <wp:inline distT="0" distB="0" distL="0" distR="0" wp14:anchorId="18E4E802" wp14:editId="7623A5C1">
            <wp:extent cx="4572000" cy="2571750"/>
            <wp:effectExtent l="0" t="0" r="0" b="0"/>
            <wp:docPr id="493078679" name="Imagem 49307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93078679"/>
                    <pic:cNvPicPr/>
                  </pic:nvPicPr>
                  <pic:blipFill>
                    <a:blip r:embed="rId19">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14:paraId="649437B7" w14:textId="62F5E2FE" w:rsidR="00F20443" w:rsidRPr="00AE3AF2" w:rsidRDefault="00F20443" w:rsidP="00F20443">
      <w:pPr>
        <w:spacing w:line="360" w:lineRule="auto"/>
        <w:rPr>
          <w:rFonts w:ascii="Arial" w:eastAsia="Arial" w:hAnsi="Arial" w:cs="Arial"/>
          <w:color w:val="404040" w:themeColor="text1" w:themeTint="BF"/>
          <w:sz w:val="24"/>
          <w:szCs w:val="24"/>
        </w:rPr>
      </w:pPr>
      <w:r w:rsidRPr="00AE3AF2">
        <w:rPr>
          <w:noProof/>
        </w:rPr>
        <w:lastRenderedPageBreak/>
        <w:drawing>
          <wp:inline distT="0" distB="0" distL="0" distR="0" wp14:anchorId="0E120A1C" wp14:editId="01874176">
            <wp:extent cx="5286375" cy="4743450"/>
            <wp:effectExtent l="0" t="0" r="9525" b="0"/>
            <wp:docPr id="3" name="Imagem 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pic:nvPicPr>
                  <pic:blipFill>
                    <a:blip r:embed="rId20">
                      <a:extLst>
                        <a:ext uri="{28A0092B-C50C-407E-A947-70E740481C1C}">
                          <a14:useLocalDpi xmlns:a14="http://schemas.microsoft.com/office/drawing/2010/main" val="0"/>
                        </a:ext>
                      </a:extLst>
                    </a:blip>
                    <a:stretch>
                      <a:fillRect/>
                    </a:stretch>
                  </pic:blipFill>
                  <pic:spPr>
                    <a:xfrm>
                      <a:off x="0" y="0"/>
                      <a:ext cx="5286375" cy="4743450"/>
                    </a:xfrm>
                    <a:prstGeom prst="rect">
                      <a:avLst/>
                    </a:prstGeom>
                  </pic:spPr>
                </pic:pic>
              </a:graphicData>
            </a:graphic>
          </wp:inline>
        </w:drawing>
      </w:r>
    </w:p>
    <w:p w14:paraId="5DD2E1F2" w14:textId="77777777" w:rsidR="00F20443" w:rsidRPr="00AE3AF2" w:rsidRDefault="00F20443" w:rsidP="00F20443">
      <w:pPr>
        <w:rPr>
          <w:sz w:val="24"/>
          <w:szCs w:val="24"/>
        </w:rPr>
      </w:pPr>
      <w:r w:rsidRPr="00AE3AF2">
        <w:rPr>
          <w:sz w:val="24"/>
          <w:szCs w:val="24"/>
        </w:rPr>
        <w:t>Fonte: Autoria Própria</w:t>
      </w:r>
    </w:p>
    <w:p w14:paraId="6F3F12E6" w14:textId="77777777" w:rsidR="00F20443" w:rsidRPr="00AE3AF2" w:rsidRDefault="00F20443" w:rsidP="00F20443">
      <w:pPr>
        <w:spacing w:line="360" w:lineRule="auto"/>
        <w:rPr>
          <w:rFonts w:ascii="Arial" w:hAnsi="Arial" w:cs="Arial"/>
          <w:b/>
          <w:bCs/>
          <w:sz w:val="24"/>
          <w:szCs w:val="24"/>
        </w:rPr>
      </w:pPr>
    </w:p>
    <w:p w14:paraId="6265E8ED" w14:textId="77777777" w:rsidR="00F20443" w:rsidRPr="00AE3AF2" w:rsidRDefault="00F20443" w:rsidP="008F0A02">
      <w:pPr>
        <w:widowControl w:val="0"/>
        <w:spacing w:line="360" w:lineRule="auto"/>
        <w:ind w:firstLine="720"/>
        <w:jc w:val="both"/>
        <w:rPr>
          <w:rFonts w:ascii="Arial" w:hAnsi="Arial" w:cs="Arial"/>
          <w:sz w:val="24"/>
          <w:szCs w:val="24"/>
        </w:rPr>
      </w:pPr>
    </w:p>
    <w:p w14:paraId="3546D62D" w14:textId="77777777" w:rsidR="00D90763" w:rsidRPr="00AE3AF2" w:rsidRDefault="00D90763" w:rsidP="00D90763">
      <w:pPr>
        <w:pStyle w:val="Ttulo"/>
        <w:jc w:val="left"/>
        <w:rPr>
          <w:rFonts w:cs="Arial"/>
          <w:color w:val="2F5496" w:themeColor="accent5" w:themeShade="BF"/>
          <w:sz w:val="24"/>
          <w:szCs w:val="24"/>
          <w:highlight w:val="yellow"/>
        </w:rPr>
      </w:pPr>
    </w:p>
    <w:p w14:paraId="5B7AA11A" w14:textId="77777777" w:rsidR="000018D3" w:rsidRPr="00AE3AF2" w:rsidRDefault="000018D3" w:rsidP="00D90763">
      <w:pPr>
        <w:pStyle w:val="Ttulo"/>
        <w:jc w:val="left"/>
        <w:rPr>
          <w:rFonts w:cs="Arial"/>
          <w:color w:val="2F5496" w:themeColor="accent5" w:themeShade="BF"/>
          <w:sz w:val="24"/>
          <w:szCs w:val="24"/>
          <w:highlight w:val="yellow"/>
        </w:rPr>
      </w:pPr>
    </w:p>
    <w:p w14:paraId="0EE33BE8" w14:textId="77777777" w:rsidR="007C1161" w:rsidRPr="00AE3AF2" w:rsidRDefault="007C1161" w:rsidP="00D90763">
      <w:pPr>
        <w:pStyle w:val="Ttulo"/>
        <w:jc w:val="left"/>
        <w:rPr>
          <w:rFonts w:cs="Arial"/>
          <w:color w:val="2F5496" w:themeColor="accent5" w:themeShade="BF"/>
          <w:sz w:val="24"/>
          <w:szCs w:val="24"/>
          <w:highlight w:val="yellow"/>
        </w:rPr>
      </w:pPr>
    </w:p>
    <w:p w14:paraId="0A83523E" w14:textId="77777777" w:rsidR="000018D3" w:rsidRPr="00AE3AF2" w:rsidRDefault="000018D3" w:rsidP="00E9460C">
      <w:pPr>
        <w:pStyle w:val="Ttulo"/>
        <w:jc w:val="left"/>
        <w:rPr>
          <w:rFonts w:cs="Arial"/>
          <w:szCs w:val="32"/>
        </w:rPr>
      </w:pPr>
      <w:r w:rsidRPr="00AE3AF2">
        <w:rPr>
          <w:rFonts w:cs="Arial"/>
          <w:szCs w:val="32"/>
        </w:rPr>
        <w:t>4.5 Diagrama de Atividades</w:t>
      </w:r>
    </w:p>
    <w:p w14:paraId="1A26C55F" w14:textId="62707F70" w:rsidR="000018D3" w:rsidRPr="00AE3AF2" w:rsidRDefault="000018D3" w:rsidP="000018D3">
      <w:pPr>
        <w:pStyle w:val="Ttulo"/>
        <w:ind w:firstLine="709"/>
        <w:jc w:val="both"/>
        <w:rPr>
          <w:rFonts w:cs="Arial"/>
          <w:b w:val="0"/>
          <w:color w:val="4472C4" w:themeColor="accent5"/>
          <w:sz w:val="24"/>
          <w:szCs w:val="24"/>
        </w:rPr>
      </w:pPr>
      <w:r w:rsidRPr="00AE3AF2">
        <w:rPr>
          <w:rFonts w:cs="Arial"/>
          <w:b w:val="0"/>
          <w:color w:val="4472C4" w:themeColor="accent5"/>
          <w:sz w:val="24"/>
          <w:szCs w:val="24"/>
        </w:rPr>
        <w:t>O Diagrama de Atividades é um diagrama comportamental (que especifica o comportamento do software), e através dele podemos modelar partes do comportamento de um software. Este diagrama deverá ser utilizado para documentar o aspecto funcional (não estrutural) do software, quando é necessário representar o fluxo da informação que o software trabalhará</w:t>
      </w:r>
      <w:r w:rsidRPr="00AE3AF2">
        <w:rPr>
          <w:rFonts w:cs="Arial"/>
        </w:rPr>
        <w:t xml:space="preserve">.  </w:t>
      </w:r>
    </w:p>
    <w:p w14:paraId="5C6E85C8" w14:textId="77777777" w:rsidR="000018D3" w:rsidRPr="00AE3AF2" w:rsidRDefault="000018D3" w:rsidP="00E9460C">
      <w:pPr>
        <w:pStyle w:val="Ttulo"/>
        <w:jc w:val="left"/>
        <w:rPr>
          <w:rFonts w:cs="Arial"/>
          <w:szCs w:val="32"/>
        </w:rPr>
      </w:pPr>
    </w:p>
    <w:p w14:paraId="170F334F" w14:textId="77777777" w:rsidR="000018D3" w:rsidRPr="00AE3AF2" w:rsidRDefault="000018D3" w:rsidP="00E9460C">
      <w:pPr>
        <w:pStyle w:val="Ttulo"/>
        <w:jc w:val="left"/>
        <w:rPr>
          <w:rFonts w:cs="Arial"/>
          <w:szCs w:val="32"/>
        </w:rPr>
      </w:pPr>
    </w:p>
    <w:p w14:paraId="193ECFA3" w14:textId="6E7F5869" w:rsidR="00B2312D" w:rsidRPr="00AE3AF2" w:rsidRDefault="000018D3" w:rsidP="00E9460C">
      <w:pPr>
        <w:pStyle w:val="Ttulo"/>
        <w:jc w:val="left"/>
        <w:rPr>
          <w:rFonts w:cs="Arial"/>
          <w:szCs w:val="32"/>
        </w:rPr>
      </w:pPr>
      <w:proofErr w:type="gramStart"/>
      <w:r w:rsidRPr="00AE3AF2">
        <w:rPr>
          <w:rFonts w:cs="Arial"/>
          <w:szCs w:val="32"/>
        </w:rPr>
        <w:t xml:space="preserve">4.6 </w:t>
      </w:r>
      <w:r w:rsidR="00AB7AF3" w:rsidRPr="00AE3AF2">
        <w:rPr>
          <w:rFonts w:cs="Arial"/>
          <w:szCs w:val="32"/>
        </w:rPr>
        <w:t xml:space="preserve"> Diagrama</w:t>
      </w:r>
      <w:proofErr w:type="gramEnd"/>
      <w:r w:rsidR="00AB7AF3" w:rsidRPr="00AE3AF2">
        <w:rPr>
          <w:rFonts w:cs="Arial"/>
          <w:szCs w:val="32"/>
        </w:rPr>
        <w:t xml:space="preserve"> Estado </w:t>
      </w:r>
      <w:r w:rsidR="004641F0" w:rsidRPr="00AE3AF2">
        <w:rPr>
          <w:rFonts w:cs="Arial"/>
          <w:szCs w:val="32"/>
        </w:rPr>
        <w:t>e Diagrama de Pacotes</w:t>
      </w:r>
    </w:p>
    <w:p w14:paraId="7C1D74F4" w14:textId="279E3A5E" w:rsidR="00AB7AF3" w:rsidRPr="00AE3AF2" w:rsidRDefault="00AB7AF3" w:rsidP="00E9460C">
      <w:pPr>
        <w:pStyle w:val="Ttulo"/>
        <w:jc w:val="left"/>
        <w:rPr>
          <w:rFonts w:cs="Arial"/>
          <w:color w:val="2F5496" w:themeColor="accent5" w:themeShade="BF"/>
          <w:sz w:val="24"/>
          <w:szCs w:val="24"/>
        </w:rPr>
      </w:pPr>
      <w:r w:rsidRPr="00AE3AF2">
        <w:rPr>
          <w:rFonts w:cs="Arial"/>
          <w:color w:val="2F5496" w:themeColor="accent5" w:themeShade="BF"/>
          <w:sz w:val="24"/>
          <w:szCs w:val="24"/>
        </w:rPr>
        <w:tab/>
      </w:r>
    </w:p>
    <w:p w14:paraId="111CBF43" w14:textId="3624FD1D" w:rsidR="00AB7AF3" w:rsidRPr="00AE3AF2" w:rsidRDefault="00F31B07" w:rsidP="00E9460C">
      <w:pPr>
        <w:pStyle w:val="Ttulo"/>
        <w:jc w:val="left"/>
        <w:rPr>
          <w:rFonts w:cs="Arial"/>
          <w:b w:val="0"/>
          <w:color w:val="2F5496" w:themeColor="accent5" w:themeShade="BF"/>
          <w:sz w:val="24"/>
          <w:szCs w:val="24"/>
        </w:rPr>
      </w:pPr>
      <w:r w:rsidRPr="00AE3AF2">
        <w:rPr>
          <w:rFonts w:cs="Arial"/>
          <w:szCs w:val="32"/>
        </w:rPr>
        <w:t xml:space="preserve">     </w:t>
      </w:r>
      <w:r w:rsidRPr="00AE3AF2">
        <w:rPr>
          <w:rFonts w:cs="Arial"/>
          <w:b w:val="0"/>
          <w:sz w:val="24"/>
          <w:szCs w:val="24"/>
        </w:rPr>
        <w:t xml:space="preserve"> </w:t>
      </w:r>
      <w:r w:rsidRPr="00AE3AF2">
        <w:rPr>
          <w:rFonts w:cs="Arial"/>
          <w:b w:val="0"/>
          <w:color w:val="2F5496" w:themeColor="accent5" w:themeShade="BF"/>
          <w:sz w:val="24"/>
          <w:szCs w:val="24"/>
        </w:rPr>
        <w:t>Estes diagramas devem ser incluídos caso o orientador solicite.</w:t>
      </w:r>
    </w:p>
    <w:p w14:paraId="2693F84C" w14:textId="77777777" w:rsidR="00EA5EF0" w:rsidRPr="00AE3AF2" w:rsidRDefault="00EA5EF0" w:rsidP="009F4235">
      <w:pPr>
        <w:rPr>
          <w:rFonts w:ascii="Arial" w:hAnsi="Arial" w:cs="Arial"/>
          <w:b/>
          <w:sz w:val="24"/>
          <w:szCs w:val="28"/>
        </w:rPr>
      </w:pPr>
    </w:p>
    <w:p w14:paraId="15A94917" w14:textId="77777777" w:rsidR="00EA5EF0" w:rsidRPr="00AE3AF2" w:rsidRDefault="00EA5EF0" w:rsidP="009F4235">
      <w:pPr>
        <w:rPr>
          <w:rFonts w:ascii="Arial" w:hAnsi="Arial" w:cs="Arial"/>
          <w:b/>
          <w:sz w:val="24"/>
          <w:szCs w:val="28"/>
        </w:rPr>
      </w:pPr>
    </w:p>
    <w:p w14:paraId="1A65A3CA" w14:textId="10508C73" w:rsidR="00EA5EF0" w:rsidRPr="00AE3AF2" w:rsidRDefault="004641F0" w:rsidP="007606AE">
      <w:pPr>
        <w:pStyle w:val="Ttulo"/>
        <w:jc w:val="left"/>
        <w:rPr>
          <w:rFonts w:cs="Arial"/>
          <w:szCs w:val="32"/>
        </w:rPr>
      </w:pPr>
      <w:r w:rsidRPr="00AE3AF2">
        <w:rPr>
          <w:rFonts w:cs="Arial"/>
          <w:szCs w:val="32"/>
        </w:rPr>
        <w:t xml:space="preserve">4.7 </w:t>
      </w:r>
      <w:r w:rsidR="007606AE" w:rsidRPr="00AE3AF2">
        <w:rPr>
          <w:rFonts w:cs="Arial"/>
          <w:szCs w:val="32"/>
        </w:rPr>
        <w:t xml:space="preserve">Interfaces com o usuário </w:t>
      </w:r>
    </w:p>
    <w:p w14:paraId="48494B35" w14:textId="77777777" w:rsidR="00EA5EF0" w:rsidRPr="00AE3AF2" w:rsidRDefault="00EA5EF0" w:rsidP="009F4235">
      <w:pPr>
        <w:rPr>
          <w:rFonts w:ascii="Arial" w:hAnsi="Arial" w:cs="Arial"/>
          <w:b/>
          <w:sz w:val="24"/>
          <w:szCs w:val="28"/>
        </w:rPr>
      </w:pPr>
    </w:p>
    <w:p w14:paraId="355A2B47" w14:textId="2E79A410" w:rsidR="00B2312D" w:rsidRPr="00AE3AF2" w:rsidRDefault="00EF7FB9" w:rsidP="004641F0">
      <w:pPr>
        <w:spacing w:line="360" w:lineRule="auto"/>
        <w:rPr>
          <w:rFonts w:ascii="Arial" w:hAnsi="Arial" w:cs="Arial"/>
          <w:color w:val="2F5496" w:themeColor="accent5" w:themeShade="BF"/>
          <w:sz w:val="24"/>
          <w:szCs w:val="28"/>
        </w:rPr>
      </w:pPr>
      <w:r w:rsidRPr="00AE3AF2">
        <w:rPr>
          <w:rFonts w:ascii="Arial" w:hAnsi="Arial" w:cs="Arial"/>
          <w:b/>
          <w:sz w:val="24"/>
          <w:szCs w:val="28"/>
        </w:rPr>
        <w:tab/>
      </w:r>
      <w:r w:rsidRPr="00AE3AF2">
        <w:rPr>
          <w:rFonts w:ascii="Arial" w:hAnsi="Arial" w:cs="Arial"/>
          <w:color w:val="2F5496" w:themeColor="accent5" w:themeShade="BF"/>
          <w:sz w:val="24"/>
          <w:szCs w:val="28"/>
        </w:rPr>
        <w:t xml:space="preserve">Apresentar aqui </w:t>
      </w:r>
      <w:r w:rsidR="004641F0" w:rsidRPr="00AE3AF2">
        <w:rPr>
          <w:rFonts w:ascii="Arial" w:hAnsi="Arial" w:cs="Arial"/>
          <w:color w:val="2F5496" w:themeColor="accent5" w:themeShade="BF"/>
          <w:sz w:val="24"/>
          <w:szCs w:val="28"/>
        </w:rPr>
        <w:t xml:space="preserve">as interfaces com o usuário acompanhada de uma pequena explicação esclarecendo aspectos do uso. </w:t>
      </w:r>
      <w:r w:rsidR="00230F92" w:rsidRPr="00AE3AF2">
        <w:rPr>
          <w:rFonts w:ascii="Arial" w:hAnsi="Arial" w:cs="Arial"/>
          <w:color w:val="2F5496" w:themeColor="accent5" w:themeShade="BF"/>
          <w:sz w:val="24"/>
          <w:szCs w:val="28"/>
        </w:rPr>
        <w:t xml:space="preserve">Pode ser </w:t>
      </w:r>
      <w:proofErr w:type="spellStart"/>
      <w:r w:rsidR="00230F92" w:rsidRPr="00AE3AF2">
        <w:rPr>
          <w:rFonts w:ascii="Arial" w:hAnsi="Arial" w:cs="Arial"/>
          <w:i/>
          <w:color w:val="2F5496" w:themeColor="accent5" w:themeShade="BF"/>
          <w:sz w:val="24"/>
          <w:szCs w:val="28"/>
        </w:rPr>
        <w:t>printscreen</w:t>
      </w:r>
      <w:proofErr w:type="spellEnd"/>
      <w:r w:rsidR="00230F92" w:rsidRPr="00AE3AF2">
        <w:rPr>
          <w:rFonts w:ascii="Arial" w:hAnsi="Arial" w:cs="Arial"/>
          <w:color w:val="2F5496" w:themeColor="accent5" w:themeShade="BF"/>
          <w:sz w:val="24"/>
          <w:szCs w:val="28"/>
        </w:rPr>
        <w:t xml:space="preserve"> das telas ou layout</w:t>
      </w:r>
      <w:r w:rsidR="004641F0" w:rsidRPr="00AE3AF2">
        <w:rPr>
          <w:rFonts w:ascii="Arial" w:hAnsi="Arial" w:cs="Arial"/>
          <w:color w:val="2F5496" w:themeColor="accent5" w:themeShade="BF"/>
          <w:sz w:val="24"/>
          <w:szCs w:val="28"/>
        </w:rPr>
        <w:t xml:space="preserve"> elaborado por alguma ferramenta</w:t>
      </w:r>
      <w:r w:rsidR="00230F92" w:rsidRPr="00AE3AF2">
        <w:rPr>
          <w:rFonts w:ascii="Arial" w:hAnsi="Arial" w:cs="Arial"/>
          <w:color w:val="2F5496" w:themeColor="accent5" w:themeShade="BF"/>
          <w:sz w:val="24"/>
          <w:szCs w:val="28"/>
        </w:rPr>
        <w:t>.</w:t>
      </w:r>
    </w:p>
    <w:p w14:paraId="3ED70D64" w14:textId="77777777" w:rsidR="00EA5EF0" w:rsidRPr="00AE3AF2" w:rsidRDefault="00EA5EF0" w:rsidP="009F4235">
      <w:pPr>
        <w:rPr>
          <w:rFonts w:ascii="Arial" w:hAnsi="Arial" w:cs="Arial"/>
          <w:sz w:val="24"/>
          <w:szCs w:val="28"/>
        </w:rPr>
      </w:pPr>
    </w:p>
    <w:p w14:paraId="5B2986B3" w14:textId="7E74F2E5" w:rsidR="00EA5EF0" w:rsidRPr="00AE3AF2" w:rsidRDefault="004641F0" w:rsidP="007606AE">
      <w:pPr>
        <w:pStyle w:val="Ttulo"/>
        <w:jc w:val="left"/>
        <w:rPr>
          <w:rFonts w:cs="Arial"/>
          <w:szCs w:val="32"/>
        </w:rPr>
      </w:pPr>
      <w:proofErr w:type="gramStart"/>
      <w:r w:rsidRPr="00AE3AF2">
        <w:rPr>
          <w:rFonts w:cs="Arial"/>
          <w:szCs w:val="32"/>
        </w:rPr>
        <w:t>4</w:t>
      </w:r>
      <w:r w:rsidR="007606AE" w:rsidRPr="00AE3AF2">
        <w:rPr>
          <w:rFonts w:cs="Arial"/>
          <w:szCs w:val="32"/>
        </w:rPr>
        <w:t xml:space="preserve">.8  </w:t>
      </w:r>
      <w:r w:rsidR="00EA5EF0" w:rsidRPr="00AE3AF2">
        <w:rPr>
          <w:rFonts w:cs="Arial"/>
          <w:szCs w:val="32"/>
        </w:rPr>
        <w:t>Relatórios</w:t>
      </w:r>
      <w:proofErr w:type="gramEnd"/>
      <w:r w:rsidRPr="00AE3AF2">
        <w:rPr>
          <w:rFonts w:cs="Arial"/>
          <w:szCs w:val="32"/>
        </w:rPr>
        <w:t xml:space="preserve"> e documentos</w:t>
      </w:r>
    </w:p>
    <w:p w14:paraId="040CE920" w14:textId="2B5CCDBF" w:rsidR="00EF7FB9" w:rsidRPr="00AE3AF2" w:rsidRDefault="00EF7FB9" w:rsidP="007606AE">
      <w:pPr>
        <w:pStyle w:val="Ttulo"/>
        <w:jc w:val="left"/>
        <w:rPr>
          <w:rFonts w:cs="Arial"/>
          <w:b w:val="0"/>
          <w:color w:val="2F5496" w:themeColor="accent5" w:themeShade="BF"/>
          <w:sz w:val="24"/>
          <w:szCs w:val="24"/>
        </w:rPr>
      </w:pPr>
      <w:r w:rsidRPr="00AE3AF2">
        <w:rPr>
          <w:rFonts w:cs="Arial"/>
          <w:b w:val="0"/>
          <w:color w:val="2F5496" w:themeColor="accent5" w:themeShade="BF"/>
          <w:szCs w:val="32"/>
        </w:rPr>
        <w:t xml:space="preserve">       </w:t>
      </w:r>
      <w:r w:rsidR="00230F92" w:rsidRPr="00AE3AF2">
        <w:rPr>
          <w:rFonts w:cs="Arial"/>
          <w:b w:val="0"/>
          <w:color w:val="2F5496" w:themeColor="accent5" w:themeShade="BF"/>
          <w:sz w:val="24"/>
          <w:szCs w:val="24"/>
        </w:rPr>
        <w:t xml:space="preserve">Descrever os </w:t>
      </w:r>
      <w:r w:rsidRPr="00AE3AF2">
        <w:rPr>
          <w:rFonts w:cs="Arial"/>
          <w:b w:val="0"/>
          <w:color w:val="2F5496" w:themeColor="accent5" w:themeShade="BF"/>
          <w:sz w:val="24"/>
          <w:szCs w:val="24"/>
        </w:rPr>
        <w:t>relatórios</w:t>
      </w:r>
      <w:r w:rsidR="00230F92" w:rsidRPr="00AE3AF2">
        <w:rPr>
          <w:rFonts w:cs="Arial"/>
          <w:b w:val="0"/>
          <w:color w:val="2F5496" w:themeColor="accent5" w:themeShade="BF"/>
          <w:sz w:val="24"/>
          <w:szCs w:val="24"/>
        </w:rPr>
        <w:t xml:space="preserve"> </w:t>
      </w:r>
      <w:r w:rsidR="004641F0" w:rsidRPr="00AE3AF2">
        <w:rPr>
          <w:rFonts w:cs="Arial"/>
          <w:b w:val="0"/>
          <w:color w:val="2F5496" w:themeColor="accent5" w:themeShade="BF"/>
          <w:sz w:val="24"/>
          <w:szCs w:val="24"/>
        </w:rPr>
        <w:t>ou documentos gerados pelo software.</w:t>
      </w:r>
    </w:p>
    <w:p w14:paraId="632164E8" w14:textId="45031ECE" w:rsidR="00B2312D" w:rsidRPr="00AE3AF2" w:rsidRDefault="00B2312D">
      <w:pPr>
        <w:rPr>
          <w:rFonts w:ascii="Arial" w:hAnsi="Arial" w:cs="Arial"/>
          <w:b/>
          <w:sz w:val="24"/>
          <w:szCs w:val="28"/>
        </w:rPr>
      </w:pPr>
    </w:p>
    <w:p w14:paraId="23C1ABB7" w14:textId="77777777" w:rsidR="00EF7FB9" w:rsidRPr="00AE3AF2" w:rsidRDefault="00EF7FB9">
      <w:pPr>
        <w:rPr>
          <w:rFonts w:ascii="Arial" w:hAnsi="Arial" w:cs="Arial"/>
          <w:b/>
          <w:sz w:val="24"/>
          <w:szCs w:val="28"/>
        </w:rPr>
      </w:pPr>
    </w:p>
    <w:p w14:paraId="57E54E04" w14:textId="77777777" w:rsidR="00EF7FB9" w:rsidRPr="00AE3AF2" w:rsidRDefault="00EF7FB9">
      <w:pPr>
        <w:rPr>
          <w:rFonts w:ascii="Arial" w:hAnsi="Arial" w:cs="Arial"/>
          <w:b/>
          <w:sz w:val="24"/>
          <w:szCs w:val="28"/>
        </w:rPr>
      </w:pPr>
    </w:p>
    <w:p w14:paraId="12EED4AF" w14:textId="77777777" w:rsidR="00EF7FB9" w:rsidRPr="00AE3AF2" w:rsidRDefault="00EF7FB9">
      <w:pPr>
        <w:rPr>
          <w:rFonts w:ascii="Arial" w:hAnsi="Arial" w:cs="Arial"/>
          <w:b/>
          <w:sz w:val="24"/>
          <w:szCs w:val="28"/>
        </w:rPr>
      </w:pPr>
    </w:p>
    <w:p w14:paraId="6F620042" w14:textId="77777777" w:rsidR="00EF7FB9" w:rsidRPr="00AE3AF2" w:rsidRDefault="00EF7FB9">
      <w:pPr>
        <w:rPr>
          <w:rFonts w:ascii="Arial" w:hAnsi="Arial" w:cs="Arial"/>
          <w:b/>
          <w:sz w:val="24"/>
          <w:szCs w:val="28"/>
        </w:rPr>
      </w:pPr>
    </w:p>
    <w:p w14:paraId="53E7C168" w14:textId="77777777" w:rsidR="004641F0" w:rsidRPr="00AE3AF2" w:rsidRDefault="004641F0">
      <w:pPr>
        <w:rPr>
          <w:rFonts w:ascii="Arial" w:hAnsi="Arial" w:cs="Arial"/>
          <w:b/>
          <w:sz w:val="24"/>
          <w:szCs w:val="28"/>
        </w:rPr>
      </w:pPr>
    </w:p>
    <w:p w14:paraId="7CF38F50" w14:textId="77777777" w:rsidR="004641F0" w:rsidRPr="00AE3AF2" w:rsidRDefault="004641F0">
      <w:pPr>
        <w:rPr>
          <w:rFonts w:ascii="Arial" w:hAnsi="Arial" w:cs="Arial"/>
          <w:b/>
          <w:sz w:val="24"/>
          <w:szCs w:val="28"/>
        </w:rPr>
      </w:pPr>
    </w:p>
    <w:p w14:paraId="26CDFCC8" w14:textId="77777777" w:rsidR="004641F0" w:rsidRPr="00AE3AF2" w:rsidRDefault="004641F0">
      <w:pPr>
        <w:rPr>
          <w:rFonts w:ascii="Arial" w:hAnsi="Arial" w:cs="Arial"/>
          <w:b/>
          <w:sz w:val="24"/>
          <w:szCs w:val="28"/>
        </w:rPr>
      </w:pPr>
    </w:p>
    <w:p w14:paraId="47673CED" w14:textId="77777777" w:rsidR="004641F0" w:rsidRPr="00AE3AF2" w:rsidRDefault="004641F0">
      <w:pPr>
        <w:rPr>
          <w:rFonts w:ascii="Arial" w:hAnsi="Arial" w:cs="Arial"/>
          <w:b/>
          <w:sz w:val="24"/>
          <w:szCs w:val="28"/>
        </w:rPr>
      </w:pPr>
    </w:p>
    <w:p w14:paraId="5E9939BF" w14:textId="77777777" w:rsidR="004641F0" w:rsidRPr="00AE3AF2" w:rsidRDefault="004641F0">
      <w:pPr>
        <w:rPr>
          <w:rFonts w:ascii="Arial" w:hAnsi="Arial" w:cs="Arial"/>
          <w:b/>
          <w:sz w:val="24"/>
          <w:szCs w:val="28"/>
        </w:rPr>
      </w:pPr>
    </w:p>
    <w:p w14:paraId="1DB0D725" w14:textId="77777777" w:rsidR="00EF7FB9" w:rsidRPr="00AE3AF2" w:rsidRDefault="00EF7FB9">
      <w:pPr>
        <w:rPr>
          <w:rFonts w:ascii="Arial" w:hAnsi="Arial" w:cs="Arial"/>
          <w:b/>
          <w:sz w:val="24"/>
          <w:szCs w:val="28"/>
        </w:rPr>
      </w:pPr>
    </w:p>
    <w:p w14:paraId="243A60F6" w14:textId="77777777" w:rsidR="00EF7FB9" w:rsidRPr="00AE3AF2" w:rsidRDefault="00EF7FB9">
      <w:pPr>
        <w:rPr>
          <w:rFonts w:ascii="Arial" w:hAnsi="Arial" w:cs="Arial"/>
          <w:b/>
          <w:sz w:val="24"/>
          <w:szCs w:val="28"/>
        </w:rPr>
      </w:pPr>
    </w:p>
    <w:p w14:paraId="6EA691E2" w14:textId="77777777" w:rsidR="00EF7FB9" w:rsidRPr="00AE3AF2" w:rsidRDefault="00EF7FB9">
      <w:pPr>
        <w:rPr>
          <w:rFonts w:ascii="Arial" w:hAnsi="Arial" w:cs="Arial"/>
          <w:b/>
          <w:sz w:val="24"/>
          <w:szCs w:val="28"/>
        </w:rPr>
      </w:pPr>
    </w:p>
    <w:p w14:paraId="0737871D" w14:textId="77777777" w:rsidR="00EF7FB9" w:rsidRPr="00AE3AF2" w:rsidRDefault="00EF7FB9">
      <w:pPr>
        <w:rPr>
          <w:rFonts w:ascii="Arial" w:hAnsi="Arial" w:cs="Arial"/>
          <w:b/>
          <w:sz w:val="24"/>
          <w:szCs w:val="28"/>
        </w:rPr>
      </w:pPr>
    </w:p>
    <w:p w14:paraId="0D0F8B64" w14:textId="1A09A112" w:rsidR="00EA5EF0" w:rsidRPr="00AE3AF2" w:rsidRDefault="004641F0" w:rsidP="0030090E">
      <w:pPr>
        <w:pStyle w:val="Ttulo"/>
        <w:jc w:val="left"/>
        <w:rPr>
          <w:rFonts w:cs="Arial"/>
        </w:rPr>
      </w:pPr>
      <w:r w:rsidRPr="00AE3AF2">
        <w:rPr>
          <w:rFonts w:cs="Arial"/>
        </w:rPr>
        <w:t>5</w:t>
      </w:r>
      <w:r w:rsidR="001300B8" w:rsidRPr="00AE3AF2">
        <w:rPr>
          <w:rFonts w:cs="Arial"/>
        </w:rPr>
        <w:t xml:space="preserve">. </w:t>
      </w:r>
      <w:r w:rsidRPr="00AE3AF2">
        <w:rPr>
          <w:rFonts w:cs="Arial"/>
        </w:rPr>
        <w:t>Implantação</w:t>
      </w:r>
    </w:p>
    <w:p w14:paraId="0F47D72E" w14:textId="7C9D1874" w:rsidR="004641F0" w:rsidRPr="00AE3AF2" w:rsidRDefault="00230F92" w:rsidP="004641F0">
      <w:pPr>
        <w:spacing w:line="360" w:lineRule="auto"/>
        <w:ind w:right="146"/>
        <w:jc w:val="both"/>
        <w:rPr>
          <w:rFonts w:ascii="Arial" w:hAnsi="Arial" w:cs="Arial"/>
          <w:color w:val="4472C4" w:themeColor="accent5"/>
          <w:sz w:val="24"/>
          <w:szCs w:val="24"/>
        </w:rPr>
      </w:pPr>
      <w:r w:rsidRPr="00AE3AF2">
        <w:rPr>
          <w:rFonts w:ascii="Arial" w:hAnsi="Arial" w:cs="Arial"/>
          <w:sz w:val="24"/>
          <w:szCs w:val="24"/>
        </w:rPr>
        <w:tab/>
      </w:r>
      <w:r w:rsidRPr="00AE3AF2">
        <w:rPr>
          <w:rFonts w:ascii="Arial" w:hAnsi="Arial" w:cs="Arial"/>
          <w:color w:val="2F5496" w:themeColor="accent5" w:themeShade="BF"/>
          <w:sz w:val="24"/>
          <w:szCs w:val="24"/>
        </w:rPr>
        <w:t xml:space="preserve"> </w:t>
      </w:r>
      <w:r w:rsidRPr="00AE3AF2">
        <w:rPr>
          <w:rFonts w:ascii="Arial" w:hAnsi="Arial" w:cs="Arial"/>
          <w:color w:val="4472C4" w:themeColor="accent5"/>
          <w:sz w:val="24"/>
          <w:szCs w:val="24"/>
        </w:rPr>
        <w:t>Indicar o repositório onde o código fonte pode ser acessado.</w:t>
      </w:r>
      <w:r w:rsidR="00951491" w:rsidRPr="00AE3AF2">
        <w:rPr>
          <w:rFonts w:ascii="Arial" w:hAnsi="Arial" w:cs="Arial"/>
          <w:color w:val="4472C4" w:themeColor="accent5"/>
          <w:sz w:val="24"/>
          <w:szCs w:val="24"/>
        </w:rPr>
        <w:t xml:space="preserve"> </w:t>
      </w:r>
      <w:proofErr w:type="spellStart"/>
      <w:r w:rsidR="004641F0" w:rsidRPr="00AE3AF2">
        <w:rPr>
          <w:rFonts w:ascii="Arial" w:hAnsi="Arial" w:cs="Arial"/>
          <w:color w:val="4472C4" w:themeColor="accent5"/>
          <w:sz w:val="24"/>
          <w:szCs w:val="24"/>
        </w:rPr>
        <w:t>Fornecer</w:t>
      </w:r>
      <w:proofErr w:type="spellEnd"/>
      <w:r w:rsidR="004641F0" w:rsidRPr="00AE3AF2">
        <w:rPr>
          <w:rFonts w:ascii="Arial" w:hAnsi="Arial" w:cs="Arial"/>
          <w:color w:val="4472C4" w:themeColor="accent5"/>
          <w:sz w:val="24"/>
          <w:szCs w:val="24"/>
        </w:rPr>
        <w:t xml:space="preserve"> </w:t>
      </w:r>
      <w:r w:rsidR="00951491" w:rsidRPr="00AE3AF2">
        <w:rPr>
          <w:rFonts w:ascii="Arial" w:hAnsi="Arial" w:cs="Arial"/>
          <w:color w:val="4472C4" w:themeColor="accent5"/>
          <w:sz w:val="24"/>
          <w:szCs w:val="24"/>
        </w:rPr>
        <w:t>i</w:t>
      </w:r>
      <w:r w:rsidR="004641F0" w:rsidRPr="00AE3AF2">
        <w:rPr>
          <w:rFonts w:ascii="Arial" w:hAnsi="Arial" w:cs="Arial"/>
          <w:color w:val="4472C4" w:themeColor="accent5"/>
          <w:sz w:val="24"/>
          <w:szCs w:val="24"/>
        </w:rPr>
        <w:t>nformações sobre a instalação do software desenvolvido, assim como dos softwares complementares a serem instalados para o funcionamento do sistema.</w:t>
      </w:r>
    </w:p>
    <w:p w14:paraId="4A9A78FB" w14:textId="47462C84" w:rsidR="004641F0" w:rsidRPr="00AE3AF2" w:rsidRDefault="004641F0" w:rsidP="004641F0">
      <w:pPr>
        <w:spacing w:line="360" w:lineRule="auto"/>
        <w:jc w:val="both"/>
        <w:rPr>
          <w:rFonts w:ascii="Arial" w:hAnsi="Arial" w:cs="Arial"/>
          <w:color w:val="4472C4" w:themeColor="accent5"/>
          <w:sz w:val="24"/>
          <w:szCs w:val="24"/>
        </w:rPr>
      </w:pPr>
      <w:r w:rsidRPr="00AE3AF2">
        <w:rPr>
          <w:rFonts w:ascii="Arial" w:hAnsi="Arial" w:cs="Arial"/>
          <w:color w:val="4472C4" w:themeColor="accent5"/>
          <w:sz w:val="32"/>
          <w:szCs w:val="32"/>
        </w:rPr>
        <w:tab/>
      </w:r>
      <w:r w:rsidRPr="00AE3AF2">
        <w:rPr>
          <w:rFonts w:ascii="Arial" w:hAnsi="Arial" w:cs="Arial"/>
          <w:color w:val="4472C4" w:themeColor="accent5"/>
          <w:sz w:val="24"/>
          <w:szCs w:val="24"/>
        </w:rPr>
        <w:t xml:space="preserve">Aqui também podem ser especificadas informações adicionais sobre o software, informações sobre sua utilização, backups, </w:t>
      </w:r>
      <w:proofErr w:type="gramStart"/>
      <w:r w:rsidRPr="00AE3AF2">
        <w:rPr>
          <w:rFonts w:ascii="Arial" w:hAnsi="Arial" w:cs="Arial"/>
          <w:color w:val="4472C4" w:themeColor="accent5"/>
          <w:sz w:val="24"/>
          <w:szCs w:val="24"/>
        </w:rPr>
        <w:t>monitoramento, etc.</w:t>
      </w:r>
      <w:proofErr w:type="gramEnd"/>
      <w:r w:rsidRPr="00AE3AF2">
        <w:rPr>
          <w:rFonts w:ascii="Arial" w:hAnsi="Arial" w:cs="Arial"/>
          <w:color w:val="4472C4" w:themeColor="accent5"/>
          <w:sz w:val="24"/>
          <w:szCs w:val="24"/>
        </w:rPr>
        <w:t xml:space="preserve"> </w:t>
      </w:r>
    </w:p>
    <w:p w14:paraId="23201C23" w14:textId="77777777" w:rsidR="004641F0" w:rsidRPr="00AE3AF2" w:rsidRDefault="004641F0" w:rsidP="004641F0">
      <w:pPr>
        <w:rPr>
          <w:rFonts w:ascii="Arial" w:hAnsi="Arial" w:cs="Arial"/>
          <w:color w:val="4F81BD"/>
          <w:sz w:val="24"/>
          <w:szCs w:val="24"/>
        </w:rPr>
      </w:pPr>
    </w:p>
    <w:p w14:paraId="38156A38" w14:textId="60C20BB4" w:rsidR="00230F92" w:rsidRPr="00AE3AF2" w:rsidRDefault="00230F92" w:rsidP="0009407C">
      <w:pPr>
        <w:pStyle w:val="Ttulo"/>
        <w:jc w:val="left"/>
        <w:rPr>
          <w:rFonts w:cs="Arial"/>
          <w:b w:val="0"/>
          <w:sz w:val="24"/>
          <w:szCs w:val="24"/>
        </w:rPr>
      </w:pPr>
    </w:p>
    <w:p w14:paraId="364A9C56" w14:textId="07EA06E6" w:rsidR="00230F92" w:rsidRPr="00AE3AF2" w:rsidRDefault="00230F92" w:rsidP="0009407C">
      <w:pPr>
        <w:pStyle w:val="Ttulo"/>
        <w:jc w:val="left"/>
        <w:rPr>
          <w:rFonts w:cs="Arial"/>
          <w:b w:val="0"/>
          <w:sz w:val="24"/>
          <w:szCs w:val="24"/>
        </w:rPr>
      </w:pPr>
      <w:r w:rsidRPr="00AE3AF2">
        <w:rPr>
          <w:rFonts w:cs="Arial"/>
          <w:b w:val="0"/>
          <w:sz w:val="24"/>
          <w:szCs w:val="24"/>
        </w:rPr>
        <w:t xml:space="preserve">         </w:t>
      </w:r>
    </w:p>
    <w:p w14:paraId="675C560C" w14:textId="77777777" w:rsidR="00230F92" w:rsidRPr="00AE3AF2" w:rsidRDefault="00230F92" w:rsidP="0009407C">
      <w:pPr>
        <w:pStyle w:val="Ttulo"/>
        <w:jc w:val="left"/>
        <w:rPr>
          <w:rFonts w:cs="Arial"/>
          <w:b w:val="0"/>
          <w:color w:val="2F5496" w:themeColor="accent5" w:themeShade="BF"/>
          <w:sz w:val="24"/>
          <w:szCs w:val="24"/>
        </w:rPr>
      </w:pPr>
    </w:p>
    <w:p w14:paraId="286321FE" w14:textId="77777777" w:rsidR="00EA5EF0" w:rsidRPr="00AE3AF2" w:rsidRDefault="00EA5EF0" w:rsidP="009F4235">
      <w:pPr>
        <w:rPr>
          <w:rFonts w:ascii="Arial" w:hAnsi="Arial" w:cs="Arial"/>
          <w:b/>
          <w:sz w:val="28"/>
          <w:szCs w:val="28"/>
        </w:rPr>
      </w:pPr>
    </w:p>
    <w:p w14:paraId="4A9F0BAB" w14:textId="37493293" w:rsidR="00E46B8C" w:rsidRPr="00AE3AF2" w:rsidRDefault="00EA5EF0" w:rsidP="004641F0">
      <w:pPr>
        <w:pStyle w:val="Ttulo"/>
        <w:jc w:val="left"/>
        <w:rPr>
          <w:rFonts w:cs="Arial"/>
          <w:b w:val="0"/>
          <w:sz w:val="32"/>
          <w:szCs w:val="32"/>
        </w:rPr>
      </w:pPr>
      <w:r w:rsidRPr="00AE3AF2">
        <w:rPr>
          <w:rFonts w:cs="Arial"/>
          <w:b w:val="0"/>
          <w:szCs w:val="28"/>
        </w:rPr>
        <w:br w:type="page"/>
      </w:r>
    </w:p>
    <w:p w14:paraId="48819EAB" w14:textId="77777777" w:rsidR="00ED7068" w:rsidRPr="00AE3AF2" w:rsidRDefault="00ED7068" w:rsidP="00FD2AED">
      <w:pPr>
        <w:rPr>
          <w:rFonts w:ascii="Arial" w:hAnsi="Arial" w:cs="Arial"/>
          <w:color w:val="4F81BD"/>
          <w:sz w:val="24"/>
          <w:szCs w:val="24"/>
        </w:rPr>
      </w:pPr>
    </w:p>
    <w:p w14:paraId="0AFF2831" w14:textId="35F2CB80" w:rsidR="009E1A5B" w:rsidRPr="00AE3AF2" w:rsidRDefault="004641F0" w:rsidP="0030090E">
      <w:pPr>
        <w:pStyle w:val="Ttulo1"/>
        <w:rPr>
          <w:rFonts w:cs="Arial"/>
          <w:sz w:val="28"/>
          <w:szCs w:val="28"/>
        </w:rPr>
      </w:pPr>
      <w:r w:rsidRPr="00AE3AF2">
        <w:rPr>
          <w:rFonts w:cs="Arial"/>
          <w:sz w:val="28"/>
          <w:szCs w:val="28"/>
        </w:rPr>
        <w:t>6</w:t>
      </w:r>
      <w:r w:rsidR="0009407C" w:rsidRPr="00AE3AF2">
        <w:rPr>
          <w:rFonts w:cs="Arial"/>
          <w:sz w:val="28"/>
          <w:szCs w:val="28"/>
        </w:rPr>
        <w:t>. Conclusão</w:t>
      </w:r>
    </w:p>
    <w:p w14:paraId="46295C61" w14:textId="29D87E3E" w:rsidR="00BC4D7B" w:rsidRPr="00AE3AF2" w:rsidRDefault="009E1A5B" w:rsidP="00663C82">
      <w:pPr>
        <w:pStyle w:val="Ttulo1"/>
        <w:spacing w:line="360" w:lineRule="auto"/>
        <w:ind w:firstLine="709"/>
        <w:jc w:val="both"/>
        <w:rPr>
          <w:rFonts w:cs="Arial"/>
          <w:b w:val="0"/>
          <w:color w:val="2F5496" w:themeColor="accent5" w:themeShade="BF"/>
          <w:sz w:val="24"/>
          <w:szCs w:val="24"/>
        </w:rPr>
      </w:pPr>
      <w:r w:rsidRPr="00AE3AF2">
        <w:rPr>
          <w:rFonts w:cs="Arial"/>
          <w:b w:val="0"/>
          <w:color w:val="2F5496" w:themeColor="accent5" w:themeShade="BF"/>
          <w:sz w:val="24"/>
          <w:szCs w:val="24"/>
        </w:rPr>
        <w:t>Este item é muito importante. Faz o fechamento, concluindo as ideias. Esta etapa sintetiza todo o trabalho realizado e fornece uma resposta para a questão apresentada. Pode também levantar hipóteses e refletir sobre cada objetivo proposto.</w:t>
      </w:r>
    </w:p>
    <w:p w14:paraId="67AC15F8" w14:textId="426FB7C7" w:rsidR="009E1A5B" w:rsidRPr="00AE3AF2" w:rsidRDefault="009E1A5B" w:rsidP="009E1A5B">
      <w:pPr>
        <w:spacing w:line="360" w:lineRule="auto"/>
        <w:jc w:val="both"/>
        <w:rPr>
          <w:rFonts w:ascii="Arial" w:hAnsi="Arial" w:cs="Arial"/>
          <w:color w:val="2F5496" w:themeColor="accent5" w:themeShade="BF"/>
          <w:sz w:val="24"/>
          <w:szCs w:val="24"/>
        </w:rPr>
      </w:pPr>
      <w:r w:rsidRPr="00AE3AF2">
        <w:rPr>
          <w:rFonts w:ascii="Arial" w:hAnsi="Arial" w:cs="Arial"/>
          <w:color w:val="2F5496" w:themeColor="accent5" w:themeShade="BF"/>
          <w:sz w:val="24"/>
          <w:szCs w:val="24"/>
        </w:rPr>
        <w:t>A conclusão deverá apresentar um resumo de tudo o que foi feito. Poderão ser inseridos argumentos que mostrem quais objetivos foram atingidos e os resultados obtidos.</w:t>
      </w:r>
      <w:r w:rsidR="006B24E5" w:rsidRPr="00AE3AF2">
        <w:rPr>
          <w:rFonts w:ascii="Arial" w:hAnsi="Arial" w:cs="Arial"/>
          <w:color w:val="2F5496" w:themeColor="accent5" w:themeShade="BF"/>
          <w:sz w:val="24"/>
          <w:szCs w:val="24"/>
        </w:rPr>
        <w:t>,</w:t>
      </w:r>
    </w:p>
    <w:p w14:paraId="52EA1D64" w14:textId="77777777" w:rsidR="006B24E5" w:rsidRPr="00AE3AF2" w:rsidRDefault="006B24E5" w:rsidP="009E1A5B">
      <w:pPr>
        <w:spacing w:line="360" w:lineRule="auto"/>
        <w:jc w:val="both"/>
        <w:rPr>
          <w:rFonts w:ascii="Arial" w:hAnsi="Arial" w:cs="Arial"/>
          <w:color w:val="2F5496" w:themeColor="accent5" w:themeShade="BF"/>
          <w:sz w:val="24"/>
          <w:szCs w:val="24"/>
        </w:rPr>
      </w:pPr>
    </w:p>
    <w:p w14:paraId="73B30587" w14:textId="1DB8001B" w:rsidR="009E1A5B" w:rsidRPr="00AE3AF2" w:rsidRDefault="009E1A5B" w:rsidP="009E1A5B">
      <w:pPr>
        <w:spacing w:line="360" w:lineRule="auto"/>
        <w:jc w:val="both"/>
        <w:rPr>
          <w:rFonts w:ascii="Arial" w:hAnsi="Arial" w:cs="Arial"/>
          <w:color w:val="2F5496" w:themeColor="accent5" w:themeShade="BF"/>
          <w:sz w:val="24"/>
          <w:szCs w:val="24"/>
        </w:rPr>
      </w:pPr>
    </w:p>
    <w:p w14:paraId="35E80953" w14:textId="77777777" w:rsidR="009E1A5B" w:rsidRPr="00AE3AF2" w:rsidRDefault="009E1A5B" w:rsidP="009E1A5B">
      <w:pPr>
        <w:rPr>
          <w:rFonts w:ascii="Arial" w:hAnsi="Arial" w:cs="Arial"/>
        </w:rPr>
      </w:pPr>
    </w:p>
    <w:p w14:paraId="21BA839B" w14:textId="77777777" w:rsidR="009E1A5B" w:rsidRPr="00AE3AF2" w:rsidRDefault="009E1A5B" w:rsidP="009E1A5B">
      <w:pPr>
        <w:rPr>
          <w:rFonts w:ascii="Arial" w:hAnsi="Arial" w:cs="Arial"/>
        </w:rPr>
      </w:pPr>
    </w:p>
    <w:p w14:paraId="0B578B9B" w14:textId="77777777" w:rsidR="009E1A5B" w:rsidRPr="00AE3AF2" w:rsidRDefault="009E1A5B" w:rsidP="009E1A5B">
      <w:pPr>
        <w:rPr>
          <w:rFonts w:ascii="Arial" w:hAnsi="Arial" w:cs="Arial"/>
        </w:rPr>
      </w:pPr>
    </w:p>
    <w:p w14:paraId="389378EC" w14:textId="77777777" w:rsidR="009E1A5B" w:rsidRPr="00AE3AF2" w:rsidRDefault="009E1A5B" w:rsidP="009E1A5B">
      <w:pPr>
        <w:rPr>
          <w:rFonts w:ascii="Arial" w:hAnsi="Arial" w:cs="Arial"/>
        </w:rPr>
      </w:pPr>
    </w:p>
    <w:p w14:paraId="0C92D7BE" w14:textId="77777777" w:rsidR="009E1A5B" w:rsidRPr="00AE3AF2" w:rsidRDefault="009E1A5B" w:rsidP="009E1A5B">
      <w:pPr>
        <w:rPr>
          <w:rFonts w:ascii="Arial" w:hAnsi="Arial" w:cs="Arial"/>
        </w:rPr>
      </w:pPr>
    </w:p>
    <w:p w14:paraId="786B5DF9" w14:textId="2B21FF0B" w:rsidR="00630B78" w:rsidRPr="00AE3AF2" w:rsidRDefault="00630B78">
      <w:pPr>
        <w:rPr>
          <w:rFonts w:ascii="Arial" w:hAnsi="Arial" w:cs="Arial"/>
        </w:rPr>
      </w:pPr>
      <w:r w:rsidRPr="00AE3AF2">
        <w:rPr>
          <w:rFonts w:ascii="Arial" w:hAnsi="Arial" w:cs="Arial"/>
        </w:rPr>
        <w:br w:type="page"/>
      </w:r>
    </w:p>
    <w:p w14:paraId="3BC9CCD4" w14:textId="3DF3C916" w:rsidR="00BD75D9" w:rsidRPr="00AE3AF2" w:rsidRDefault="00F47C63" w:rsidP="0030090E">
      <w:pPr>
        <w:pStyle w:val="Ttulo"/>
        <w:jc w:val="left"/>
        <w:rPr>
          <w:rFonts w:cs="Arial"/>
        </w:rPr>
      </w:pPr>
      <w:r w:rsidRPr="00AE3AF2">
        <w:rPr>
          <w:rFonts w:cs="Arial"/>
        </w:rPr>
        <w:lastRenderedPageBreak/>
        <w:t>Referências</w:t>
      </w:r>
    </w:p>
    <w:p w14:paraId="3CD57EDC" w14:textId="77777777" w:rsidR="00FE223A" w:rsidRPr="00AE3AF2" w:rsidRDefault="00FE223A">
      <w:pPr>
        <w:spacing w:line="288" w:lineRule="auto"/>
        <w:jc w:val="both"/>
        <w:rPr>
          <w:rFonts w:ascii="Arial" w:hAnsi="Arial" w:cs="Arial"/>
          <w:b/>
        </w:rPr>
      </w:pPr>
    </w:p>
    <w:p w14:paraId="3CD4B60E" w14:textId="0510B7E7" w:rsidR="0009407C" w:rsidRPr="00AE3AF2" w:rsidRDefault="00F47C63" w:rsidP="005F0FAC">
      <w:pPr>
        <w:spacing w:before="100" w:beforeAutospacing="1" w:after="100" w:afterAutospacing="1"/>
        <w:rPr>
          <w:rFonts w:ascii="Arial" w:hAnsi="Arial" w:cs="Arial"/>
          <w:b/>
          <w:color w:val="2F5496" w:themeColor="accent5" w:themeShade="BF"/>
          <w:sz w:val="24"/>
          <w:szCs w:val="24"/>
        </w:rPr>
      </w:pPr>
      <w:r w:rsidRPr="00AE3AF2">
        <w:rPr>
          <w:rFonts w:ascii="Arial" w:hAnsi="Arial" w:cs="Arial"/>
          <w:color w:val="2F5496" w:themeColor="accent5" w:themeShade="BF"/>
          <w:sz w:val="24"/>
          <w:szCs w:val="24"/>
        </w:rPr>
        <w:t xml:space="preserve">&lt; </w:t>
      </w:r>
      <w:r w:rsidR="006A347C" w:rsidRPr="00AE3AF2">
        <w:rPr>
          <w:rFonts w:ascii="Arial" w:hAnsi="Arial" w:cs="Arial"/>
          <w:color w:val="2F5496" w:themeColor="accent5" w:themeShade="BF"/>
          <w:sz w:val="24"/>
          <w:szCs w:val="24"/>
        </w:rPr>
        <w:t>Este é um i</w:t>
      </w:r>
      <w:r w:rsidRPr="00AE3AF2">
        <w:rPr>
          <w:rFonts w:ascii="Arial" w:hAnsi="Arial" w:cs="Arial"/>
          <w:color w:val="2F5496" w:themeColor="accent5" w:themeShade="BF"/>
          <w:sz w:val="24"/>
          <w:szCs w:val="24"/>
        </w:rPr>
        <w:t xml:space="preserve">tem obrigatório. Lista </w:t>
      </w:r>
      <w:r w:rsidR="003429D3" w:rsidRPr="00AE3AF2">
        <w:rPr>
          <w:rFonts w:ascii="Arial" w:hAnsi="Arial" w:cs="Arial"/>
          <w:color w:val="2F5496" w:themeColor="accent5" w:themeShade="BF"/>
          <w:sz w:val="24"/>
          <w:szCs w:val="24"/>
        </w:rPr>
        <w:t>apresentada</w:t>
      </w:r>
      <w:r w:rsidRPr="00AE3AF2">
        <w:rPr>
          <w:rFonts w:ascii="Arial" w:hAnsi="Arial" w:cs="Arial"/>
          <w:color w:val="2F5496" w:themeColor="accent5" w:themeShade="BF"/>
          <w:sz w:val="24"/>
          <w:szCs w:val="24"/>
        </w:rPr>
        <w:t xml:space="preserve"> em ordem alfabética</w:t>
      </w:r>
      <w:r w:rsidR="0009407C" w:rsidRPr="00AE3AF2">
        <w:rPr>
          <w:rFonts w:ascii="Arial" w:hAnsi="Arial" w:cs="Arial"/>
          <w:b/>
          <w:color w:val="2F5496" w:themeColor="accent5" w:themeShade="BF"/>
          <w:sz w:val="24"/>
          <w:szCs w:val="24"/>
        </w:rPr>
        <w:t xml:space="preserve"> </w:t>
      </w:r>
      <w:r w:rsidRPr="00AE3AF2">
        <w:rPr>
          <w:rFonts w:ascii="Arial" w:hAnsi="Arial" w:cs="Arial"/>
          <w:b/>
          <w:color w:val="2F5496" w:themeColor="accent5" w:themeShade="BF"/>
          <w:sz w:val="24"/>
          <w:szCs w:val="24"/>
        </w:rPr>
        <w:t>&gt;</w:t>
      </w:r>
    </w:p>
    <w:p w14:paraId="6D6BC9D8" w14:textId="157D70FA" w:rsidR="003429D3" w:rsidRPr="00AE3AF2" w:rsidRDefault="003429D3" w:rsidP="005F0FAC">
      <w:pPr>
        <w:spacing w:before="100" w:beforeAutospacing="1" w:after="100" w:afterAutospacing="1"/>
        <w:rPr>
          <w:rFonts w:ascii="Arial" w:hAnsi="Arial" w:cs="Arial"/>
          <w:b/>
          <w:color w:val="2F5496" w:themeColor="accent5" w:themeShade="BF"/>
          <w:sz w:val="24"/>
          <w:szCs w:val="24"/>
        </w:rPr>
      </w:pPr>
      <w:r w:rsidRPr="00AE3AF2">
        <w:rPr>
          <w:rFonts w:ascii="Arial" w:hAnsi="Arial" w:cs="Arial"/>
          <w:b/>
          <w:color w:val="2F5496" w:themeColor="accent5" w:themeShade="BF"/>
          <w:sz w:val="24"/>
          <w:szCs w:val="24"/>
        </w:rPr>
        <w:t>Utilizar a ferramenta MORE para elaboração das referências</w:t>
      </w:r>
    </w:p>
    <w:p w14:paraId="619844E6" w14:textId="789508AB" w:rsidR="003429D3" w:rsidRPr="00AE3AF2" w:rsidRDefault="003429D3" w:rsidP="003429D3">
      <w:pPr>
        <w:pStyle w:val="NormalWeb"/>
        <w:spacing w:before="0" w:beforeAutospacing="0" w:after="0" w:afterAutospacing="0"/>
        <w:jc w:val="both"/>
        <w:rPr>
          <w:rFonts w:ascii="Arial" w:hAnsi="Arial" w:cs="Arial"/>
        </w:rPr>
      </w:pPr>
    </w:p>
    <w:p w14:paraId="29980B3D" w14:textId="77777777" w:rsidR="003429D3" w:rsidRPr="00AE3AF2" w:rsidRDefault="003429D3" w:rsidP="003429D3">
      <w:pPr>
        <w:pStyle w:val="NormalWeb"/>
        <w:spacing w:before="0" w:beforeAutospacing="0" w:after="0" w:afterAutospacing="0"/>
        <w:jc w:val="both"/>
        <w:rPr>
          <w:rFonts w:ascii="Arial" w:hAnsi="Arial" w:cs="Arial"/>
        </w:rPr>
      </w:pPr>
    </w:p>
    <w:p w14:paraId="48F3FB47" w14:textId="77777777" w:rsidR="003429D3" w:rsidRPr="00AE3AF2" w:rsidRDefault="003429D3" w:rsidP="003429D3">
      <w:pPr>
        <w:jc w:val="both"/>
        <w:rPr>
          <w:rFonts w:ascii="Arial" w:hAnsi="Arial" w:cs="Arial"/>
          <w:sz w:val="24"/>
          <w:szCs w:val="24"/>
        </w:rPr>
      </w:pPr>
      <w:r w:rsidRPr="00AE3AF2">
        <w:rPr>
          <w:rFonts w:ascii="Arial" w:hAnsi="Arial" w:cs="Arial"/>
          <w:sz w:val="24"/>
          <w:szCs w:val="24"/>
        </w:rPr>
        <w:t xml:space="preserve">BRASIL. Ministério da Agricultura, Pecuária e Abastecimento. </w:t>
      </w:r>
      <w:hyperlink r:id="rId21" w:tgtFrame="_blank" w:history="1">
        <w:proofErr w:type="spellStart"/>
        <w:r w:rsidRPr="00AE3AF2">
          <w:rPr>
            <w:rStyle w:val="Hyperlink"/>
            <w:rFonts w:ascii="Arial" w:hAnsi="Arial" w:cs="Arial"/>
            <w:b/>
            <w:sz w:val="24"/>
            <w:szCs w:val="24"/>
            <w:bdr w:val="none" w:sz="0" w:space="0" w:color="auto" w:frame="1"/>
            <w:shd w:val="clear" w:color="auto" w:fill="FFFFFF"/>
          </w:rPr>
          <w:t>Sapcana</w:t>
        </w:r>
        <w:proofErr w:type="spellEnd"/>
        <w:r w:rsidRPr="00AE3AF2">
          <w:rPr>
            <w:rStyle w:val="Hyperlink"/>
            <w:rFonts w:ascii="Arial" w:hAnsi="Arial" w:cs="Arial"/>
            <w:sz w:val="24"/>
            <w:szCs w:val="24"/>
            <w:bdr w:val="none" w:sz="0" w:space="0" w:color="auto" w:frame="1"/>
            <w:shd w:val="clear" w:color="auto" w:fill="FFFFFF"/>
          </w:rPr>
          <w:t>: Sistema de Acompanhamento de Produção Canavieira</w:t>
        </w:r>
      </w:hyperlink>
      <w:r w:rsidRPr="00AE3AF2">
        <w:rPr>
          <w:rFonts w:ascii="Arial" w:hAnsi="Arial" w:cs="Arial"/>
          <w:sz w:val="24"/>
          <w:szCs w:val="24"/>
        </w:rPr>
        <w:t xml:space="preserve">. 2014. Disponível em:&lt;http://www.agricultura.gov.br/comunicacao/noticias/2014/09/mapa-publica-projecoes-do-agronegocio-para-a-safra-20232024&gt;.  Acesso </w:t>
      </w:r>
      <w:proofErr w:type="spellStart"/>
      <w:r w:rsidRPr="00AE3AF2">
        <w:rPr>
          <w:rFonts w:ascii="Arial" w:hAnsi="Arial" w:cs="Arial"/>
          <w:sz w:val="24"/>
          <w:szCs w:val="24"/>
        </w:rPr>
        <w:t>em:20</w:t>
      </w:r>
      <w:proofErr w:type="spellEnd"/>
      <w:r w:rsidRPr="00AE3AF2">
        <w:rPr>
          <w:rFonts w:ascii="Arial" w:hAnsi="Arial" w:cs="Arial"/>
          <w:sz w:val="24"/>
          <w:szCs w:val="24"/>
        </w:rPr>
        <w:t xml:space="preserve"> jul. 2015.</w:t>
      </w:r>
    </w:p>
    <w:p w14:paraId="52FB9DA5" w14:textId="77777777" w:rsidR="003429D3" w:rsidRPr="00AE3AF2" w:rsidRDefault="003429D3" w:rsidP="003429D3">
      <w:pPr>
        <w:jc w:val="both"/>
        <w:rPr>
          <w:rFonts w:ascii="Arial" w:hAnsi="Arial" w:cs="Arial"/>
          <w:sz w:val="24"/>
          <w:szCs w:val="24"/>
        </w:rPr>
      </w:pPr>
    </w:p>
    <w:p w14:paraId="19DBAE64" w14:textId="77777777" w:rsidR="003429D3" w:rsidRPr="00AE3AF2" w:rsidRDefault="003429D3" w:rsidP="003429D3">
      <w:pPr>
        <w:shd w:val="clear" w:color="auto" w:fill="FFFFFF"/>
        <w:jc w:val="both"/>
        <w:rPr>
          <w:rFonts w:ascii="Arial" w:hAnsi="Arial" w:cs="Arial"/>
          <w:sz w:val="24"/>
          <w:szCs w:val="24"/>
          <w:lang w:eastAsia="pt-BR"/>
        </w:rPr>
      </w:pPr>
      <w:r w:rsidRPr="00AE3AF2">
        <w:rPr>
          <w:rFonts w:ascii="Arial" w:hAnsi="Arial" w:cs="Arial"/>
          <w:sz w:val="24"/>
          <w:szCs w:val="24"/>
        </w:rPr>
        <w:t xml:space="preserve">BRASIL. Ministério da Agricultura, Pecuária e Abastecimento. </w:t>
      </w:r>
      <w:hyperlink r:id="rId22" w:tgtFrame="_blank" w:history="1">
        <w:proofErr w:type="spellStart"/>
        <w:r w:rsidRPr="00AE3AF2">
          <w:rPr>
            <w:rStyle w:val="Hyperlink"/>
            <w:rFonts w:ascii="Arial" w:hAnsi="Arial" w:cs="Arial"/>
            <w:b/>
            <w:sz w:val="24"/>
            <w:szCs w:val="24"/>
            <w:bdr w:val="none" w:sz="0" w:space="0" w:color="auto" w:frame="1"/>
            <w:shd w:val="clear" w:color="auto" w:fill="FFFFFF"/>
          </w:rPr>
          <w:t>Sapcana</w:t>
        </w:r>
        <w:proofErr w:type="spellEnd"/>
        <w:r w:rsidRPr="00AE3AF2">
          <w:rPr>
            <w:rStyle w:val="Hyperlink"/>
            <w:rFonts w:ascii="Arial" w:hAnsi="Arial" w:cs="Arial"/>
            <w:sz w:val="24"/>
            <w:szCs w:val="24"/>
            <w:bdr w:val="none" w:sz="0" w:space="0" w:color="auto" w:frame="1"/>
            <w:shd w:val="clear" w:color="auto" w:fill="FFFFFF"/>
          </w:rPr>
          <w:t>: Sistema de Acompanhamento de Produção Canavieira</w:t>
        </w:r>
      </w:hyperlink>
      <w:r w:rsidRPr="00AE3AF2">
        <w:rPr>
          <w:rFonts w:ascii="Arial" w:hAnsi="Arial" w:cs="Arial"/>
          <w:sz w:val="24"/>
          <w:szCs w:val="24"/>
        </w:rPr>
        <w:t>. 2016. Disponível em:&lt;</w:t>
      </w:r>
      <w:r w:rsidRPr="00AE3AF2">
        <w:rPr>
          <w:rFonts w:ascii="Arial" w:hAnsi="Arial" w:cs="Arial"/>
          <w:sz w:val="24"/>
          <w:szCs w:val="24"/>
          <w:lang w:eastAsia="pt-BR"/>
        </w:rPr>
        <w:t>http://www.agricultura.gov.br/vegetal/culturas/cana-de-acucar&gt;. Acesso em 10 fev. 2016.</w:t>
      </w:r>
    </w:p>
    <w:p w14:paraId="1BBDF7F0" w14:textId="77777777" w:rsidR="003429D3" w:rsidRPr="00AE3AF2" w:rsidRDefault="003429D3" w:rsidP="003429D3">
      <w:pPr>
        <w:shd w:val="clear" w:color="auto" w:fill="FFFFFF"/>
        <w:jc w:val="both"/>
        <w:rPr>
          <w:rFonts w:ascii="Arial" w:hAnsi="Arial" w:cs="Arial"/>
          <w:sz w:val="24"/>
          <w:szCs w:val="24"/>
          <w:lang w:eastAsia="pt-BR"/>
        </w:rPr>
      </w:pPr>
    </w:p>
    <w:p w14:paraId="61DD8236" w14:textId="77777777" w:rsidR="003429D3" w:rsidRPr="00315C5B" w:rsidRDefault="003429D3" w:rsidP="003429D3">
      <w:pPr>
        <w:autoSpaceDE w:val="0"/>
        <w:autoSpaceDN w:val="0"/>
        <w:adjustRightInd w:val="0"/>
        <w:jc w:val="both"/>
        <w:rPr>
          <w:rFonts w:ascii="Arial" w:hAnsi="Arial" w:cs="Arial"/>
          <w:sz w:val="24"/>
          <w:szCs w:val="24"/>
          <w:lang w:val="en-US"/>
        </w:rPr>
      </w:pPr>
      <w:proofErr w:type="spellStart"/>
      <w:proofErr w:type="gramStart"/>
      <w:r w:rsidRPr="00AE3AF2">
        <w:rPr>
          <w:rFonts w:ascii="Arial" w:hAnsi="Arial" w:cs="Arial"/>
          <w:sz w:val="24"/>
          <w:szCs w:val="24"/>
        </w:rPr>
        <w:t>BRUNINI,O</w:t>
      </w:r>
      <w:proofErr w:type="spellEnd"/>
      <w:r w:rsidRPr="00AE3AF2">
        <w:rPr>
          <w:rFonts w:ascii="Arial" w:hAnsi="Arial" w:cs="Arial"/>
          <w:sz w:val="24"/>
          <w:szCs w:val="24"/>
        </w:rPr>
        <w:t>.</w:t>
      </w:r>
      <w:proofErr w:type="gramEnd"/>
      <w:r w:rsidRPr="00AE3AF2">
        <w:rPr>
          <w:rFonts w:ascii="Arial" w:hAnsi="Arial" w:cs="Arial"/>
          <w:sz w:val="24"/>
          <w:szCs w:val="24"/>
        </w:rPr>
        <w:t xml:space="preserve"> Ambientes climáticos e exploração agrícola da cana-de-açúcar. In: </w:t>
      </w:r>
      <w:proofErr w:type="spellStart"/>
      <w:r w:rsidRPr="00AE3AF2">
        <w:rPr>
          <w:rFonts w:ascii="Arial" w:hAnsi="Arial" w:cs="Arial"/>
          <w:sz w:val="24"/>
          <w:szCs w:val="24"/>
        </w:rPr>
        <w:t>DINARDO</w:t>
      </w:r>
      <w:proofErr w:type="spellEnd"/>
      <w:r w:rsidRPr="00AE3AF2">
        <w:rPr>
          <w:rFonts w:ascii="Arial" w:hAnsi="Arial" w:cs="Arial"/>
          <w:sz w:val="24"/>
          <w:szCs w:val="24"/>
        </w:rPr>
        <w:t xml:space="preserve">-MIRANDA, L. L; VASCONCELOS, A. C. M.; </w:t>
      </w:r>
      <w:proofErr w:type="spellStart"/>
      <w:r w:rsidRPr="00AE3AF2">
        <w:rPr>
          <w:rFonts w:ascii="Arial" w:hAnsi="Arial" w:cs="Arial"/>
          <w:sz w:val="24"/>
          <w:szCs w:val="24"/>
        </w:rPr>
        <w:t>LANDELL</w:t>
      </w:r>
      <w:proofErr w:type="spellEnd"/>
      <w:r w:rsidRPr="00AE3AF2">
        <w:rPr>
          <w:rFonts w:ascii="Arial" w:hAnsi="Arial" w:cs="Arial"/>
          <w:sz w:val="24"/>
          <w:szCs w:val="24"/>
        </w:rPr>
        <w:t xml:space="preserve">, M. G. A. (Ed.). </w:t>
      </w:r>
      <w:r w:rsidRPr="00315C5B">
        <w:rPr>
          <w:rFonts w:ascii="Arial" w:hAnsi="Arial" w:cs="Arial"/>
          <w:b/>
          <w:bCs/>
          <w:sz w:val="24"/>
          <w:szCs w:val="24"/>
          <w:lang w:val="en-US"/>
        </w:rPr>
        <w:t>Cana-de-</w:t>
      </w:r>
      <w:proofErr w:type="spellStart"/>
      <w:r w:rsidRPr="00315C5B">
        <w:rPr>
          <w:rFonts w:ascii="Arial" w:hAnsi="Arial" w:cs="Arial"/>
          <w:b/>
          <w:bCs/>
          <w:sz w:val="24"/>
          <w:szCs w:val="24"/>
          <w:lang w:val="en-US"/>
        </w:rPr>
        <w:t>açúcar</w:t>
      </w:r>
      <w:proofErr w:type="spellEnd"/>
      <w:r w:rsidRPr="00315C5B">
        <w:rPr>
          <w:rFonts w:ascii="Arial" w:hAnsi="Arial" w:cs="Arial"/>
          <w:sz w:val="24"/>
          <w:szCs w:val="24"/>
          <w:lang w:val="en-US"/>
        </w:rPr>
        <w:t xml:space="preserve">. Campinas: Instituto </w:t>
      </w:r>
      <w:proofErr w:type="spellStart"/>
      <w:r w:rsidRPr="00315C5B">
        <w:rPr>
          <w:rFonts w:ascii="Arial" w:hAnsi="Arial" w:cs="Arial"/>
          <w:sz w:val="24"/>
          <w:szCs w:val="24"/>
          <w:lang w:val="en-US"/>
        </w:rPr>
        <w:t>Agronômico</w:t>
      </w:r>
      <w:proofErr w:type="spellEnd"/>
      <w:r w:rsidRPr="00315C5B">
        <w:rPr>
          <w:rFonts w:ascii="Arial" w:hAnsi="Arial" w:cs="Arial"/>
          <w:sz w:val="24"/>
          <w:szCs w:val="24"/>
          <w:lang w:val="en-US"/>
        </w:rPr>
        <w:t>, 2008. p. 179-204.</w:t>
      </w:r>
    </w:p>
    <w:p w14:paraId="09D92B29" w14:textId="77777777" w:rsidR="003429D3" w:rsidRPr="00315C5B" w:rsidRDefault="003429D3" w:rsidP="003429D3">
      <w:pPr>
        <w:jc w:val="both"/>
        <w:rPr>
          <w:rFonts w:ascii="Arial" w:hAnsi="Arial" w:cs="Arial"/>
          <w:sz w:val="24"/>
          <w:szCs w:val="24"/>
          <w:lang w:val="en-US" w:eastAsia="pt-BR"/>
        </w:rPr>
      </w:pPr>
    </w:p>
    <w:p w14:paraId="6B5979B1" w14:textId="77777777" w:rsidR="003429D3" w:rsidRPr="00315C5B" w:rsidRDefault="003429D3" w:rsidP="003429D3">
      <w:pPr>
        <w:jc w:val="both"/>
        <w:rPr>
          <w:rFonts w:ascii="Arial" w:hAnsi="Arial" w:cs="Arial"/>
          <w:sz w:val="24"/>
          <w:szCs w:val="24"/>
          <w:lang w:val="en-US" w:eastAsia="pt-BR"/>
        </w:rPr>
      </w:pPr>
      <w:proofErr w:type="spellStart"/>
      <w:r w:rsidRPr="00315C5B">
        <w:rPr>
          <w:rFonts w:ascii="Arial" w:hAnsi="Arial" w:cs="Arial"/>
          <w:sz w:val="24"/>
          <w:szCs w:val="24"/>
          <w:lang w:val="en-US" w:eastAsia="pt-BR"/>
        </w:rPr>
        <w:t>CARBONELL</w:t>
      </w:r>
      <w:proofErr w:type="spellEnd"/>
      <w:r w:rsidRPr="00315C5B">
        <w:rPr>
          <w:rFonts w:ascii="Arial" w:hAnsi="Arial" w:cs="Arial"/>
          <w:sz w:val="24"/>
          <w:szCs w:val="24"/>
          <w:lang w:val="en-US" w:eastAsia="pt-BR"/>
        </w:rPr>
        <w:t xml:space="preserve">, J.; OSORIO, C. A. Characterization of different areas with maximum potential productivity planted with sugarcane in the Cauca River Valley (Colombia). In: INTERNATIONAL SYMPOSIUM ON VORONOI DIAGRAMS IN SCIENCE AND ENGINEERING, 2010, Quebec. </w:t>
      </w:r>
      <w:r w:rsidRPr="00315C5B">
        <w:rPr>
          <w:rFonts w:ascii="Arial" w:hAnsi="Arial" w:cs="Arial"/>
          <w:b/>
          <w:bCs/>
          <w:sz w:val="24"/>
          <w:szCs w:val="24"/>
          <w:lang w:val="en-US" w:eastAsia="pt-BR"/>
        </w:rPr>
        <w:t xml:space="preserve">Anais... </w:t>
      </w:r>
      <w:r w:rsidRPr="00315C5B">
        <w:rPr>
          <w:rFonts w:ascii="Arial" w:hAnsi="Arial" w:cs="Arial"/>
          <w:sz w:val="24"/>
          <w:szCs w:val="24"/>
          <w:lang w:val="en-US" w:eastAsia="pt-BR"/>
        </w:rPr>
        <w:t xml:space="preserve">Quebec: IEEE, 2010. </w:t>
      </w:r>
      <w:proofErr w:type="spellStart"/>
      <w:r w:rsidRPr="00315C5B">
        <w:rPr>
          <w:rFonts w:ascii="Arial" w:hAnsi="Arial" w:cs="Arial"/>
          <w:sz w:val="24"/>
          <w:szCs w:val="24"/>
          <w:lang w:val="en-US" w:eastAsia="pt-BR"/>
        </w:rPr>
        <w:t>p.266</w:t>
      </w:r>
      <w:proofErr w:type="spellEnd"/>
      <w:r w:rsidRPr="00315C5B">
        <w:rPr>
          <w:rFonts w:ascii="Arial" w:hAnsi="Arial" w:cs="Arial"/>
          <w:sz w:val="24"/>
          <w:szCs w:val="24"/>
          <w:lang w:val="en-US" w:eastAsia="pt-BR"/>
        </w:rPr>
        <w:t>–272.</w:t>
      </w:r>
    </w:p>
    <w:p w14:paraId="629E652C" w14:textId="77777777" w:rsidR="003429D3" w:rsidRPr="00315C5B" w:rsidRDefault="003429D3" w:rsidP="003429D3">
      <w:pPr>
        <w:jc w:val="both"/>
        <w:rPr>
          <w:rFonts w:ascii="Arial" w:hAnsi="Arial" w:cs="Arial"/>
          <w:sz w:val="24"/>
          <w:szCs w:val="24"/>
          <w:lang w:val="en-US" w:eastAsia="pt-BR"/>
        </w:rPr>
      </w:pPr>
    </w:p>
    <w:p w14:paraId="719C3C25" w14:textId="77777777" w:rsidR="003429D3" w:rsidRPr="00315C5B" w:rsidRDefault="003429D3" w:rsidP="003429D3">
      <w:pPr>
        <w:jc w:val="both"/>
        <w:rPr>
          <w:rFonts w:ascii="Arial" w:hAnsi="Arial" w:cs="Arial"/>
          <w:sz w:val="24"/>
          <w:szCs w:val="24"/>
          <w:lang w:val="en-US" w:eastAsia="pt-BR"/>
        </w:rPr>
      </w:pPr>
      <w:proofErr w:type="spellStart"/>
      <w:r w:rsidRPr="00315C5B">
        <w:rPr>
          <w:rFonts w:ascii="Arial" w:hAnsi="Arial" w:cs="Arial"/>
          <w:sz w:val="24"/>
          <w:szCs w:val="24"/>
          <w:lang w:val="en-US" w:eastAsia="pt-BR"/>
        </w:rPr>
        <w:t>CERRI</w:t>
      </w:r>
      <w:proofErr w:type="spellEnd"/>
      <w:r w:rsidRPr="00315C5B">
        <w:rPr>
          <w:rFonts w:ascii="Arial" w:hAnsi="Arial" w:cs="Arial"/>
          <w:sz w:val="24"/>
          <w:szCs w:val="24"/>
          <w:lang w:val="en-US" w:eastAsia="pt-BR"/>
        </w:rPr>
        <w:t xml:space="preserve">, D.; </w:t>
      </w:r>
      <w:proofErr w:type="spellStart"/>
      <w:r w:rsidRPr="00315C5B">
        <w:rPr>
          <w:rFonts w:ascii="Arial" w:hAnsi="Arial" w:cs="Arial"/>
          <w:sz w:val="24"/>
          <w:szCs w:val="24"/>
          <w:lang w:val="en-US" w:eastAsia="pt-BR"/>
        </w:rPr>
        <w:t>MAGALHÃES</w:t>
      </w:r>
      <w:proofErr w:type="spellEnd"/>
      <w:r w:rsidRPr="00315C5B">
        <w:rPr>
          <w:rFonts w:ascii="Arial" w:hAnsi="Arial" w:cs="Arial"/>
          <w:sz w:val="24"/>
          <w:szCs w:val="24"/>
          <w:lang w:val="en-US" w:eastAsia="pt-BR"/>
        </w:rPr>
        <w:t xml:space="preserve">, P. Correlation of physical and chemical attributes of soil with sugarcane yield. </w:t>
      </w:r>
      <w:proofErr w:type="spellStart"/>
      <w:r w:rsidRPr="00315C5B">
        <w:rPr>
          <w:rFonts w:ascii="Arial" w:hAnsi="Arial" w:cs="Arial"/>
          <w:b/>
          <w:bCs/>
          <w:sz w:val="24"/>
          <w:szCs w:val="24"/>
          <w:lang w:val="en-US" w:eastAsia="pt-BR"/>
        </w:rPr>
        <w:t>Pesquisa</w:t>
      </w:r>
      <w:proofErr w:type="spellEnd"/>
      <w:r w:rsidRPr="00315C5B">
        <w:rPr>
          <w:rFonts w:ascii="Arial" w:hAnsi="Arial" w:cs="Arial"/>
          <w:b/>
          <w:bCs/>
          <w:sz w:val="24"/>
          <w:szCs w:val="24"/>
          <w:lang w:val="en-US" w:eastAsia="pt-BR"/>
        </w:rPr>
        <w:t xml:space="preserve"> </w:t>
      </w:r>
      <w:proofErr w:type="spellStart"/>
      <w:r w:rsidRPr="00315C5B">
        <w:rPr>
          <w:rFonts w:ascii="Arial" w:hAnsi="Arial" w:cs="Arial"/>
          <w:b/>
          <w:bCs/>
          <w:sz w:val="24"/>
          <w:szCs w:val="24"/>
          <w:lang w:val="en-US" w:eastAsia="pt-BR"/>
        </w:rPr>
        <w:t>Agropecuária</w:t>
      </w:r>
      <w:proofErr w:type="spellEnd"/>
      <w:r w:rsidRPr="00315C5B">
        <w:rPr>
          <w:rFonts w:ascii="Arial" w:hAnsi="Arial" w:cs="Arial"/>
          <w:b/>
          <w:bCs/>
          <w:sz w:val="24"/>
          <w:szCs w:val="24"/>
          <w:lang w:val="en-US" w:eastAsia="pt-BR"/>
        </w:rPr>
        <w:t xml:space="preserve"> </w:t>
      </w:r>
      <w:proofErr w:type="spellStart"/>
      <w:r w:rsidRPr="00315C5B">
        <w:rPr>
          <w:rFonts w:ascii="Arial" w:hAnsi="Arial" w:cs="Arial"/>
          <w:b/>
          <w:bCs/>
          <w:sz w:val="24"/>
          <w:szCs w:val="24"/>
          <w:lang w:val="en-US" w:eastAsia="pt-BR"/>
        </w:rPr>
        <w:t>Brasileira</w:t>
      </w:r>
      <w:proofErr w:type="spellEnd"/>
      <w:r w:rsidRPr="00315C5B">
        <w:rPr>
          <w:rFonts w:ascii="Arial" w:hAnsi="Arial" w:cs="Arial"/>
          <w:sz w:val="24"/>
          <w:szCs w:val="24"/>
          <w:lang w:val="en-US" w:eastAsia="pt-BR"/>
        </w:rPr>
        <w:t xml:space="preserve">, n. 1, p. 613–620, 2012. </w:t>
      </w:r>
    </w:p>
    <w:p w14:paraId="11BC5E9D" w14:textId="77777777" w:rsidR="003429D3" w:rsidRPr="00315C5B" w:rsidRDefault="003429D3" w:rsidP="003429D3">
      <w:pPr>
        <w:jc w:val="both"/>
        <w:rPr>
          <w:rFonts w:ascii="Arial" w:hAnsi="Arial" w:cs="Arial"/>
          <w:sz w:val="24"/>
          <w:szCs w:val="24"/>
          <w:lang w:val="en-US" w:eastAsia="pt-BR"/>
        </w:rPr>
      </w:pPr>
    </w:p>
    <w:p w14:paraId="02867A97" w14:textId="77777777" w:rsidR="003429D3" w:rsidRPr="00315C5B" w:rsidRDefault="003429D3" w:rsidP="003429D3">
      <w:pPr>
        <w:jc w:val="both"/>
        <w:rPr>
          <w:rFonts w:ascii="Arial" w:hAnsi="Arial" w:cs="Arial"/>
          <w:sz w:val="24"/>
          <w:szCs w:val="24"/>
          <w:lang w:val="en-US"/>
        </w:rPr>
      </w:pPr>
      <w:r w:rsidRPr="00315C5B">
        <w:rPr>
          <w:rFonts w:ascii="Arial" w:hAnsi="Arial" w:cs="Arial"/>
          <w:sz w:val="24"/>
          <w:szCs w:val="24"/>
          <w:lang w:val="en-US"/>
        </w:rPr>
        <w:t xml:space="preserve">CHAPMAN, P </w:t>
      </w:r>
      <w:r w:rsidRPr="00315C5B">
        <w:rPr>
          <w:rFonts w:ascii="Arial" w:hAnsi="Arial" w:cs="Arial"/>
          <w:i/>
          <w:sz w:val="24"/>
          <w:szCs w:val="24"/>
          <w:lang w:val="en-US"/>
        </w:rPr>
        <w:t>et al</w:t>
      </w:r>
      <w:r w:rsidRPr="00315C5B">
        <w:rPr>
          <w:rFonts w:ascii="Arial" w:hAnsi="Arial" w:cs="Arial"/>
          <w:sz w:val="24"/>
          <w:szCs w:val="24"/>
          <w:lang w:val="en-US"/>
        </w:rPr>
        <w:t xml:space="preserve">. </w:t>
      </w:r>
      <w:r w:rsidRPr="00315C5B">
        <w:rPr>
          <w:rFonts w:ascii="Arial" w:hAnsi="Arial" w:cs="Arial"/>
          <w:b/>
          <w:sz w:val="24"/>
          <w:szCs w:val="24"/>
          <w:lang w:val="en-US"/>
        </w:rPr>
        <w:t>CRISP-DM 1.0</w:t>
      </w:r>
      <w:r w:rsidRPr="00315C5B">
        <w:rPr>
          <w:rFonts w:ascii="Arial" w:hAnsi="Arial" w:cs="Arial"/>
          <w:sz w:val="24"/>
          <w:szCs w:val="24"/>
          <w:lang w:val="en-US"/>
        </w:rPr>
        <w:t>: step-by-step data mining guide. [</w:t>
      </w:r>
      <w:proofErr w:type="spellStart"/>
      <w:r w:rsidRPr="00315C5B">
        <w:rPr>
          <w:rFonts w:ascii="Arial" w:hAnsi="Arial" w:cs="Arial"/>
          <w:sz w:val="24"/>
          <w:szCs w:val="24"/>
          <w:lang w:val="en-US"/>
        </w:rPr>
        <w:t>S.l</w:t>
      </w:r>
      <w:proofErr w:type="spellEnd"/>
      <w:r w:rsidRPr="00315C5B">
        <w:rPr>
          <w:rFonts w:ascii="Arial" w:hAnsi="Arial" w:cs="Arial"/>
          <w:sz w:val="24"/>
          <w:szCs w:val="24"/>
          <w:lang w:val="en-US"/>
        </w:rPr>
        <w:t>]: SPSS Inc., 2000.</w:t>
      </w:r>
    </w:p>
    <w:p w14:paraId="7C19A641" w14:textId="77777777" w:rsidR="003429D3" w:rsidRPr="00315C5B" w:rsidRDefault="003429D3" w:rsidP="003429D3">
      <w:pPr>
        <w:jc w:val="both"/>
        <w:rPr>
          <w:rFonts w:ascii="Arial" w:hAnsi="Arial" w:cs="Arial"/>
          <w:sz w:val="24"/>
          <w:szCs w:val="24"/>
          <w:lang w:val="en-US" w:eastAsia="pt-BR"/>
        </w:rPr>
      </w:pPr>
      <w:r w:rsidRPr="00315C5B">
        <w:rPr>
          <w:rFonts w:ascii="Arial" w:hAnsi="Arial" w:cs="Arial"/>
          <w:sz w:val="24"/>
          <w:szCs w:val="24"/>
          <w:lang w:val="en-US"/>
        </w:rPr>
        <w:t xml:space="preserve">CHEN, Y.; HU, D.; ZHANG, G. Data mining and critical success factors in data mining projects. </w:t>
      </w:r>
      <w:proofErr w:type="spellStart"/>
      <w:r w:rsidRPr="00315C5B">
        <w:rPr>
          <w:rFonts w:ascii="Arial" w:hAnsi="Arial" w:cs="Arial"/>
          <w:b/>
          <w:sz w:val="24"/>
          <w:szCs w:val="24"/>
          <w:lang w:val="en-US"/>
        </w:rPr>
        <w:t>IFIP</w:t>
      </w:r>
      <w:proofErr w:type="spellEnd"/>
      <w:r w:rsidRPr="00315C5B">
        <w:rPr>
          <w:rFonts w:ascii="Arial" w:hAnsi="Arial" w:cs="Arial"/>
          <w:sz w:val="24"/>
          <w:szCs w:val="24"/>
          <w:lang w:val="en-US"/>
        </w:rPr>
        <w:t>: Advances in Information and Communication Technology, v. 207, n. 05, p. 281–287, 2006.</w:t>
      </w:r>
    </w:p>
    <w:p w14:paraId="7F0BFCAE" w14:textId="77777777" w:rsidR="003429D3" w:rsidRPr="00315C5B" w:rsidRDefault="003429D3" w:rsidP="003429D3">
      <w:pPr>
        <w:jc w:val="both"/>
        <w:rPr>
          <w:rFonts w:ascii="Arial" w:hAnsi="Arial" w:cs="Arial"/>
          <w:sz w:val="24"/>
          <w:szCs w:val="24"/>
          <w:lang w:val="en-US" w:eastAsia="pt-BR"/>
        </w:rPr>
      </w:pPr>
    </w:p>
    <w:p w14:paraId="09E993BA" w14:textId="1E2151C6" w:rsidR="003429D3" w:rsidRPr="00AE3AF2" w:rsidRDefault="003429D3" w:rsidP="003429D3">
      <w:pPr>
        <w:jc w:val="both"/>
        <w:rPr>
          <w:rFonts w:ascii="Arial" w:hAnsi="Arial" w:cs="Arial"/>
          <w:sz w:val="24"/>
          <w:szCs w:val="24"/>
          <w:lang w:eastAsia="pt-BR"/>
        </w:rPr>
      </w:pPr>
      <w:r w:rsidRPr="00315C5B">
        <w:rPr>
          <w:rFonts w:ascii="Arial" w:hAnsi="Arial" w:cs="Arial"/>
          <w:sz w:val="24"/>
          <w:szCs w:val="24"/>
          <w:lang w:val="en-US" w:eastAsia="pt-BR"/>
        </w:rPr>
        <w:t xml:space="preserve">COCK, </w:t>
      </w:r>
      <w:proofErr w:type="spellStart"/>
      <w:r w:rsidRPr="00315C5B">
        <w:rPr>
          <w:rFonts w:ascii="Arial" w:hAnsi="Arial" w:cs="Arial"/>
          <w:sz w:val="24"/>
          <w:szCs w:val="24"/>
          <w:lang w:val="en-US" w:eastAsia="pt-BR"/>
        </w:rPr>
        <w:t>J.</w:t>
      </w:r>
      <w:r w:rsidRPr="00315C5B">
        <w:rPr>
          <w:rFonts w:ascii="Arial" w:hAnsi="Arial" w:cs="Arial"/>
          <w:i/>
          <w:sz w:val="24"/>
          <w:szCs w:val="24"/>
          <w:lang w:val="en-US" w:eastAsia="pt-BR"/>
        </w:rPr>
        <w:t>et</w:t>
      </w:r>
      <w:proofErr w:type="spellEnd"/>
      <w:r w:rsidRPr="00315C5B">
        <w:rPr>
          <w:rFonts w:ascii="Arial" w:hAnsi="Arial" w:cs="Arial"/>
          <w:i/>
          <w:sz w:val="24"/>
          <w:szCs w:val="24"/>
          <w:lang w:val="en-US" w:eastAsia="pt-BR"/>
        </w:rPr>
        <w:t xml:space="preserve"> al</w:t>
      </w:r>
      <w:r w:rsidRPr="00315C5B">
        <w:rPr>
          <w:rFonts w:ascii="Arial" w:hAnsi="Arial" w:cs="Arial"/>
          <w:sz w:val="24"/>
          <w:szCs w:val="24"/>
          <w:lang w:val="en-US" w:eastAsia="pt-BR"/>
        </w:rPr>
        <w:t xml:space="preserve">. Crop management based on field observations: case studies in sugarcane and coffee. </w:t>
      </w:r>
      <w:proofErr w:type="spellStart"/>
      <w:r w:rsidRPr="00AE3AF2">
        <w:rPr>
          <w:rFonts w:ascii="Arial" w:hAnsi="Arial" w:cs="Arial"/>
          <w:b/>
          <w:bCs/>
          <w:sz w:val="24"/>
          <w:szCs w:val="24"/>
          <w:lang w:eastAsia="pt-BR"/>
        </w:rPr>
        <w:t>Agricultural</w:t>
      </w:r>
      <w:proofErr w:type="spellEnd"/>
      <w:r w:rsidRPr="00AE3AF2">
        <w:rPr>
          <w:rFonts w:ascii="Arial" w:hAnsi="Arial" w:cs="Arial"/>
          <w:b/>
          <w:bCs/>
          <w:sz w:val="24"/>
          <w:szCs w:val="24"/>
          <w:lang w:eastAsia="pt-BR"/>
        </w:rPr>
        <w:t xml:space="preserve"> Systems</w:t>
      </w:r>
      <w:r w:rsidRPr="00AE3AF2">
        <w:rPr>
          <w:rFonts w:ascii="Arial" w:hAnsi="Arial" w:cs="Arial"/>
          <w:sz w:val="24"/>
          <w:szCs w:val="24"/>
          <w:lang w:eastAsia="pt-BR"/>
        </w:rPr>
        <w:t>, v. 104, n. 9, p. 755–769, 2011.</w:t>
      </w:r>
    </w:p>
    <w:p w14:paraId="60D50B6E" w14:textId="77777777" w:rsidR="003429D3" w:rsidRPr="00AE3AF2" w:rsidRDefault="003429D3" w:rsidP="003429D3">
      <w:pPr>
        <w:jc w:val="both"/>
        <w:rPr>
          <w:rFonts w:ascii="Arial" w:hAnsi="Arial" w:cs="Arial"/>
          <w:sz w:val="24"/>
          <w:szCs w:val="24"/>
        </w:rPr>
      </w:pPr>
      <w:r w:rsidRPr="00AE3AF2">
        <w:rPr>
          <w:rFonts w:ascii="Arial" w:hAnsi="Arial" w:cs="Arial"/>
          <w:sz w:val="24"/>
          <w:szCs w:val="24"/>
        </w:rPr>
        <w:t xml:space="preserve"> </w:t>
      </w:r>
    </w:p>
    <w:p w14:paraId="1603F4E0" w14:textId="77777777" w:rsidR="004706F4" w:rsidRPr="00AE3AF2" w:rsidRDefault="004706F4" w:rsidP="008404D2">
      <w:pPr>
        <w:spacing w:line="288" w:lineRule="auto"/>
        <w:jc w:val="both"/>
        <w:rPr>
          <w:rFonts w:ascii="Arial" w:hAnsi="Arial" w:cs="Arial"/>
          <w:b/>
          <w:sz w:val="24"/>
          <w:szCs w:val="24"/>
        </w:rPr>
      </w:pPr>
    </w:p>
    <w:p w14:paraId="1772777B" w14:textId="7F4ADC96" w:rsidR="004706F4" w:rsidRPr="00AE3AF2" w:rsidRDefault="004706F4" w:rsidP="008404D2">
      <w:pPr>
        <w:spacing w:line="288" w:lineRule="auto"/>
        <w:jc w:val="both"/>
        <w:rPr>
          <w:rFonts w:ascii="Arial" w:hAnsi="Arial" w:cs="Arial"/>
          <w:b/>
          <w:sz w:val="24"/>
          <w:szCs w:val="24"/>
        </w:rPr>
      </w:pPr>
    </w:p>
    <w:p w14:paraId="75FD6784" w14:textId="15792B11" w:rsidR="003429D3" w:rsidRPr="00AE3AF2" w:rsidRDefault="003429D3" w:rsidP="008404D2">
      <w:pPr>
        <w:spacing w:line="288" w:lineRule="auto"/>
        <w:jc w:val="both"/>
        <w:rPr>
          <w:rFonts w:ascii="Arial" w:hAnsi="Arial" w:cs="Arial"/>
          <w:b/>
          <w:sz w:val="24"/>
          <w:szCs w:val="24"/>
        </w:rPr>
      </w:pPr>
    </w:p>
    <w:p w14:paraId="6475E53E" w14:textId="19E872F6" w:rsidR="003429D3" w:rsidRPr="00AE3AF2" w:rsidRDefault="003429D3" w:rsidP="008404D2">
      <w:pPr>
        <w:spacing w:line="288" w:lineRule="auto"/>
        <w:jc w:val="both"/>
        <w:rPr>
          <w:rFonts w:ascii="Arial" w:hAnsi="Arial" w:cs="Arial"/>
          <w:b/>
          <w:sz w:val="24"/>
          <w:szCs w:val="24"/>
        </w:rPr>
      </w:pPr>
    </w:p>
    <w:p w14:paraId="058F0F61" w14:textId="5C4D9EB4" w:rsidR="003429D3" w:rsidRPr="00AE3AF2" w:rsidRDefault="003429D3" w:rsidP="008404D2">
      <w:pPr>
        <w:spacing w:line="288" w:lineRule="auto"/>
        <w:jc w:val="both"/>
        <w:rPr>
          <w:rFonts w:ascii="Arial" w:hAnsi="Arial" w:cs="Arial"/>
          <w:b/>
          <w:sz w:val="24"/>
          <w:szCs w:val="24"/>
        </w:rPr>
      </w:pPr>
    </w:p>
    <w:p w14:paraId="28CE4E83" w14:textId="77777777" w:rsidR="003429D3" w:rsidRPr="00AE3AF2" w:rsidRDefault="003429D3" w:rsidP="008404D2">
      <w:pPr>
        <w:spacing w:line="288" w:lineRule="auto"/>
        <w:jc w:val="both"/>
        <w:rPr>
          <w:rFonts w:ascii="Arial" w:hAnsi="Arial" w:cs="Arial"/>
          <w:b/>
          <w:sz w:val="24"/>
          <w:szCs w:val="24"/>
        </w:rPr>
      </w:pPr>
    </w:p>
    <w:p w14:paraId="4BBB73B4" w14:textId="77777777" w:rsidR="00F31B07" w:rsidRPr="00AE3AF2" w:rsidRDefault="00F31B07" w:rsidP="0030090E">
      <w:pPr>
        <w:pStyle w:val="Ttulo"/>
        <w:jc w:val="left"/>
        <w:rPr>
          <w:rFonts w:cs="Arial"/>
        </w:rPr>
      </w:pPr>
      <w:r w:rsidRPr="00AE3AF2">
        <w:rPr>
          <w:rFonts w:cs="Arial"/>
        </w:rPr>
        <w:lastRenderedPageBreak/>
        <w:t>Glossário</w:t>
      </w:r>
    </w:p>
    <w:p w14:paraId="7152A34B" w14:textId="77777777" w:rsidR="00F31B07" w:rsidRPr="00AE3AF2" w:rsidRDefault="00F31B07" w:rsidP="00F31B07">
      <w:pPr>
        <w:spacing w:line="360" w:lineRule="auto"/>
        <w:rPr>
          <w:rFonts w:ascii="Arial" w:hAnsi="Arial" w:cs="Arial"/>
          <w:color w:val="2F5496" w:themeColor="accent5" w:themeShade="BF"/>
          <w:sz w:val="24"/>
          <w:szCs w:val="24"/>
        </w:rPr>
      </w:pPr>
      <w:r w:rsidRPr="00AE3AF2">
        <w:rPr>
          <w:rFonts w:ascii="Arial" w:hAnsi="Arial" w:cs="Arial"/>
          <w:color w:val="2F5496" w:themeColor="accent5" w:themeShade="BF"/>
          <w:sz w:val="24"/>
          <w:szCs w:val="24"/>
        </w:rPr>
        <w:t>É um item opcional. Trata-se de uma listagem que contém as palavras ou termos técnicos desconhecidos utilizados no texto, com seus significados. A lista deve ser em ordem alfabética.</w:t>
      </w:r>
    </w:p>
    <w:p w14:paraId="0A4F6B76" w14:textId="77777777" w:rsidR="00F31B07" w:rsidRPr="00AE3AF2" w:rsidRDefault="00F31B07" w:rsidP="00F31B07">
      <w:pPr>
        <w:pStyle w:val="jorge"/>
        <w:ind w:left="0" w:firstLine="0"/>
        <w:rPr>
          <w:rFonts w:cs="Arial"/>
          <w:b/>
          <w:color w:val="2F5496" w:themeColor="accent5" w:themeShade="BF"/>
          <w:sz w:val="24"/>
          <w:szCs w:val="24"/>
          <w:lang w:val="pt-BR"/>
        </w:rPr>
      </w:pPr>
    </w:p>
    <w:p w14:paraId="23DA410C" w14:textId="77777777" w:rsidR="00F31B07" w:rsidRPr="00AE3AF2" w:rsidRDefault="00F31B07" w:rsidP="00F31B07">
      <w:pPr>
        <w:pStyle w:val="jorge"/>
        <w:ind w:left="0" w:firstLine="0"/>
        <w:rPr>
          <w:rFonts w:cs="Arial"/>
          <w:b/>
          <w:sz w:val="24"/>
          <w:szCs w:val="24"/>
          <w:lang w:val="pt-BR"/>
        </w:rPr>
      </w:pPr>
      <w:r w:rsidRPr="00AE3AF2">
        <w:rPr>
          <w:rFonts w:cs="Arial"/>
          <w:b/>
          <w:sz w:val="24"/>
          <w:szCs w:val="24"/>
          <w:lang w:val="pt-BR"/>
        </w:rPr>
        <w:t>Exemplo:</w:t>
      </w:r>
    </w:p>
    <w:p w14:paraId="06FE1F29" w14:textId="77777777" w:rsidR="00F31B07" w:rsidRPr="00AE3AF2" w:rsidRDefault="00F31B07" w:rsidP="00F31B07">
      <w:pPr>
        <w:pStyle w:val="jorge"/>
        <w:ind w:left="0" w:firstLine="0"/>
        <w:rPr>
          <w:rFonts w:cs="Arial"/>
          <w:b/>
          <w:sz w:val="24"/>
          <w:szCs w:val="24"/>
          <w:lang w:val="pt-BR"/>
        </w:rPr>
      </w:pPr>
    </w:p>
    <w:p w14:paraId="5DFE2B67" w14:textId="77777777" w:rsidR="00F31B07" w:rsidRPr="00AE3AF2" w:rsidRDefault="00F31B07" w:rsidP="00F31B07">
      <w:pPr>
        <w:pStyle w:val="jorge"/>
        <w:ind w:left="0" w:firstLine="0"/>
        <w:rPr>
          <w:rFonts w:cs="Arial"/>
          <w:sz w:val="24"/>
          <w:szCs w:val="24"/>
          <w:lang w:val="pt-BR"/>
        </w:rPr>
      </w:pPr>
      <w:proofErr w:type="spellStart"/>
      <w:r w:rsidRPr="00AE3AF2">
        <w:rPr>
          <w:rFonts w:cs="Arial"/>
          <w:b/>
          <w:sz w:val="24"/>
          <w:szCs w:val="24"/>
          <w:lang w:val="pt-BR"/>
        </w:rPr>
        <w:t>SGBD</w:t>
      </w:r>
      <w:proofErr w:type="spellEnd"/>
      <w:r w:rsidRPr="00AE3AF2">
        <w:rPr>
          <w:rFonts w:cs="Arial"/>
          <w:sz w:val="24"/>
          <w:szCs w:val="24"/>
          <w:lang w:val="pt-BR"/>
        </w:rPr>
        <w:t xml:space="preserve"> – Sistema </w:t>
      </w:r>
      <w:proofErr w:type="spellStart"/>
      <w:r w:rsidRPr="00AE3AF2">
        <w:rPr>
          <w:rFonts w:cs="Arial"/>
          <w:sz w:val="24"/>
          <w:szCs w:val="24"/>
          <w:lang w:val="pt-BR"/>
        </w:rPr>
        <w:t>Gerneciador</w:t>
      </w:r>
      <w:proofErr w:type="spellEnd"/>
      <w:r w:rsidRPr="00AE3AF2">
        <w:rPr>
          <w:rFonts w:cs="Arial"/>
          <w:sz w:val="24"/>
          <w:szCs w:val="24"/>
          <w:lang w:val="pt-BR"/>
        </w:rPr>
        <w:t xml:space="preserve"> de Banco de Dados. Software que gerencia e proporciona o armazenamento de dados, permitindo consultas aos dados armazenados e garantindo sua integridade.</w:t>
      </w:r>
    </w:p>
    <w:p w14:paraId="7AD40181" w14:textId="77777777" w:rsidR="00F31B07" w:rsidRPr="00AE3AF2" w:rsidRDefault="00F31B07" w:rsidP="00F31B07">
      <w:pPr>
        <w:pStyle w:val="jorge"/>
        <w:ind w:left="0" w:firstLine="0"/>
        <w:rPr>
          <w:rFonts w:cs="Arial"/>
          <w:sz w:val="24"/>
          <w:szCs w:val="24"/>
          <w:lang w:val="pt-BR"/>
        </w:rPr>
      </w:pPr>
    </w:p>
    <w:p w14:paraId="324AB211" w14:textId="77777777" w:rsidR="00F31B07" w:rsidRPr="00AE3AF2" w:rsidRDefault="00F31B07" w:rsidP="00F31B07">
      <w:pPr>
        <w:pStyle w:val="jorge"/>
        <w:ind w:left="0" w:firstLine="0"/>
        <w:rPr>
          <w:rFonts w:cs="Arial"/>
          <w:sz w:val="24"/>
          <w:szCs w:val="24"/>
          <w:lang w:val="pt-BR"/>
        </w:rPr>
      </w:pPr>
      <w:r w:rsidRPr="00AE3AF2">
        <w:rPr>
          <w:rFonts w:cs="Arial"/>
          <w:b/>
          <w:sz w:val="24"/>
          <w:szCs w:val="24"/>
          <w:lang w:val="pt-BR"/>
        </w:rPr>
        <w:t>Sistemas de Informação Gerencial</w:t>
      </w:r>
      <w:r w:rsidRPr="00AE3AF2">
        <w:rPr>
          <w:rFonts w:cs="Arial"/>
          <w:sz w:val="24"/>
          <w:szCs w:val="24"/>
          <w:lang w:val="pt-BR"/>
        </w:rPr>
        <w:t xml:space="preserve"> ou </w:t>
      </w:r>
      <w:proofErr w:type="spellStart"/>
      <w:r w:rsidRPr="00AE3AF2">
        <w:rPr>
          <w:rFonts w:cs="Arial"/>
          <w:b/>
          <w:sz w:val="24"/>
          <w:szCs w:val="24"/>
          <w:lang w:val="pt-BR"/>
        </w:rPr>
        <w:t>ERP</w:t>
      </w:r>
      <w:proofErr w:type="spellEnd"/>
      <w:r w:rsidRPr="00AE3AF2">
        <w:rPr>
          <w:rFonts w:cs="Arial"/>
          <w:sz w:val="24"/>
          <w:szCs w:val="24"/>
          <w:lang w:val="pt-BR"/>
        </w:rPr>
        <w:t xml:space="preserve"> – </w:t>
      </w:r>
      <w:r w:rsidRPr="00AE3AF2">
        <w:rPr>
          <w:rFonts w:cs="Arial"/>
          <w:b/>
          <w:sz w:val="24"/>
          <w:szCs w:val="24"/>
          <w:lang w:val="pt-BR"/>
        </w:rPr>
        <w:t>E</w:t>
      </w:r>
      <w:r w:rsidRPr="00AE3AF2">
        <w:rPr>
          <w:rFonts w:cs="Arial"/>
          <w:sz w:val="24"/>
          <w:szCs w:val="24"/>
          <w:lang w:val="pt-BR"/>
        </w:rPr>
        <w:t xml:space="preserve">nterprise </w:t>
      </w:r>
      <w:proofErr w:type="spellStart"/>
      <w:r w:rsidRPr="00AE3AF2">
        <w:rPr>
          <w:rFonts w:cs="Arial"/>
          <w:b/>
          <w:sz w:val="24"/>
          <w:szCs w:val="24"/>
          <w:lang w:val="pt-BR"/>
        </w:rPr>
        <w:t>R</w:t>
      </w:r>
      <w:r w:rsidRPr="00AE3AF2">
        <w:rPr>
          <w:rFonts w:cs="Arial"/>
          <w:sz w:val="24"/>
          <w:szCs w:val="24"/>
          <w:lang w:val="pt-BR"/>
        </w:rPr>
        <w:t>esource</w:t>
      </w:r>
      <w:proofErr w:type="spellEnd"/>
      <w:r w:rsidRPr="00AE3AF2">
        <w:rPr>
          <w:rFonts w:cs="Arial"/>
          <w:sz w:val="24"/>
          <w:szCs w:val="24"/>
          <w:lang w:val="pt-BR"/>
        </w:rPr>
        <w:t xml:space="preserve"> </w:t>
      </w:r>
      <w:r w:rsidRPr="00AE3AF2">
        <w:rPr>
          <w:rFonts w:cs="Arial"/>
          <w:b/>
          <w:sz w:val="24"/>
          <w:szCs w:val="24"/>
          <w:lang w:val="pt-BR"/>
        </w:rPr>
        <w:t>P</w:t>
      </w:r>
      <w:r w:rsidRPr="00AE3AF2">
        <w:rPr>
          <w:rFonts w:cs="Arial"/>
          <w:sz w:val="24"/>
          <w:szCs w:val="24"/>
          <w:lang w:val="pt-BR"/>
        </w:rPr>
        <w:t>lanning ou software de planejamento de recursos empresariais. É um software que procura integrar todas as áreas da empresa, desde o chão de fábrica até a alta administração, procurando otimizar processos e garantir confiabilidade das informações.</w:t>
      </w:r>
    </w:p>
    <w:p w14:paraId="769E07EB" w14:textId="77777777" w:rsidR="00F31B07" w:rsidRPr="00AE3AF2" w:rsidRDefault="00F31B07" w:rsidP="00F31B07">
      <w:pPr>
        <w:pStyle w:val="jorge"/>
        <w:ind w:left="0" w:firstLine="0"/>
        <w:rPr>
          <w:rFonts w:cs="Arial"/>
          <w:sz w:val="24"/>
          <w:szCs w:val="24"/>
          <w:lang w:val="pt-BR"/>
        </w:rPr>
      </w:pPr>
    </w:p>
    <w:p w14:paraId="27A2C918" w14:textId="77777777" w:rsidR="00F31B07" w:rsidRPr="00AE3AF2" w:rsidRDefault="00F31B07" w:rsidP="00F31B07">
      <w:pPr>
        <w:pStyle w:val="jorge"/>
        <w:ind w:left="0" w:firstLine="0"/>
        <w:rPr>
          <w:rFonts w:cs="Arial"/>
          <w:sz w:val="24"/>
          <w:szCs w:val="24"/>
          <w:lang w:val="pt-BR"/>
        </w:rPr>
      </w:pPr>
      <w:r w:rsidRPr="00AE3AF2">
        <w:rPr>
          <w:rFonts w:cs="Arial"/>
          <w:b/>
          <w:sz w:val="24"/>
          <w:szCs w:val="24"/>
          <w:lang w:val="pt-BR"/>
        </w:rPr>
        <w:t>Workflow</w:t>
      </w:r>
      <w:r w:rsidRPr="00AE3AF2">
        <w:rPr>
          <w:rFonts w:cs="Arial"/>
          <w:sz w:val="24"/>
          <w:szCs w:val="24"/>
          <w:lang w:val="pt-BR"/>
        </w:rPr>
        <w:t xml:space="preserve"> – Software que procura gerenciar e descrever o fluxo de dados entre as tarefas e processos da organização.</w:t>
      </w:r>
    </w:p>
    <w:p w14:paraId="2B0967F9" w14:textId="77777777" w:rsidR="00F31B07" w:rsidRPr="00AE3AF2" w:rsidRDefault="00F31B07" w:rsidP="00F31B07">
      <w:pPr>
        <w:pStyle w:val="jorge"/>
        <w:ind w:left="0" w:firstLine="0"/>
        <w:rPr>
          <w:rFonts w:cs="Arial"/>
          <w:lang w:val="pt-BR"/>
        </w:rPr>
      </w:pPr>
    </w:p>
    <w:p w14:paraId="22E69586" w14:textId="77777777" w:rsidR="00F31B07" w:rsidRPr="00AE3AF2" w:rsidRDefault="00F31B07" w:rsidP="00F31B07">
      <w:pPr>
        <w:pStyle w:val="jorge"/>
        <w:ind w:left="0" w:firstLine="0"/>
        <w:rPr>
          <w:rFonts w:cs="Arial"/>
          <w:lang w:val="pt-BR"/>
        </w:rPr>
      </w:pPr>
    </w:p>
    <w:p w14:paraId="0302F5E6" w14:textId="77777777" w:rsidR="00F31B07" w:rsidRPr="00AE3AF2" w:rsidRDefault="00F31B07" w:rsidP="00F31B07">
      <w:pPr>
        <w:pStyle w:val="jorge"/>
        <w:ind w:left="0" w:firstLine="0"/>
        <w:rPr>
          <w:rFonts w:cs="Arial"/>
          <w:lang w:val="pt-BR"/>
        </w:rPr>
      </w:pPr>
    </w:p>
    <w:p w14:paraId="50DA76B2" w14:textId="77777777" w:rsidR="00F31B07" w:rsidRPr="00AE3AF2" w:rsidRDefault="00F31B07" w:rsidP="00F31B07">
      <w:pPr>
        <w:pStyle w:val="jorge"/>
        <w:ind w:left="0" w:firstLine="0"/>
        <w:rPr>
          <w:rFonts w:cs="Arial"/>
          <w:lang w:val="pt-BR"/>
        </w:rPr>
      </w:pPr>
    </w:p>
    <w:p w14:paraId="680862DA" w14:textId="77777777" w:rsidR="00F31B07" w:rsidRPr="00AE3AF2" w:rsidRDefault="00F31B07" w:rsidP="00F31B07">
      <w:pPr>
        <w:pStyle w:val="jorge"/>
        <w:ind w:left="0" w:firstLine="0"/>
        <w:rPr>
          <w:rFonts w:cs="Arial"/>
          <w:lang w:val="pt-BR"/>
        </w:rPr>
      </w:pPr>
    </w:p>
    <w:p w14:paraId="24C53D62" w14:textId="77777777" w:rsidR="00F31B07" w:rsidRPr="00AE3AF2" w:rsidRDefault="00F31B07" w:rsidP="00F31B07">
      <w:pPr>
        <w:pStyle w:val="jorge"/>
        <w:ind w:left="0" w:firstLine="0"/>
        <w:rPr>
          <w:rFonts w:cs="Arial"/>
          <w:lang w:val="pt-BR"/>
        </w:rPr>
      </w:pPr>
    </w:p>
    <w:p w14:paraId="3DD09991" w14:textId="77777777" w:rsidR="00F31B07" w:rsidRPr="00AE3AF2" w:rsidRDefault="00F31B07" w:rsidP="00F31B07">
      <w:pPr>
        <w:pStyle w:val="jorge"/>
        <w:ind w:left="0" w:firstLine="0"/>
        <w:rPr>
          <w:rFonts w:cs="Arial"/>
          <w:lang w:val="pt-BR"/>
        </w:rPr>
      </w:pPr>
    </w:p>
    <w:p w14:paraId="06A015AA" w14:textId="77777777" w:rsidR="00F31B07" w:rsidRPr="00AE3AF2" w:rsidRDefault="00F31B07" w:rsidP="00F31B07">
      <w:pPr>
        <w:pStyle w:val="jorge"/>
        <w:ind w:left="0" w:firstLine="0"/>
        <w:rPr>
          <w:rFonts w:cs="Arial"/>
          <w:lang w:val="pt-BR"/>
        </w:rPr>
      </w:pPr>
    </w:p>
    <w:p w14:paraId="466BC0E5" w14:textId="77777777" w:rsidR="00F31B07" w:rsidRPr="00AE3AF2" w:rsidRDefault="00F31B07" w:rsidP="00F31B07">
      <w:pPr>
        <w:pStyle w:val="jorge"/>
        <w:ind w:left="0" w:firstLine="0"/>
        <w:rPr>
          <w:rFonts w:cs="Arial"/>
          <w:lang w:val="pt-BR"/>
        </w:rPr>
      </w:pPr>
    </w:p>
    <w:p w14:paraId="2ED3FC7D" w14:textId="77777777" w:rsidR="00F31B07" w:rsidRPr="00AE3AF2" w:rsidRDefault="00F31B07" w:rsidP="00F31B07">
      <w:pPr>
        <w:pStyle w:val="jorge"/>
        <w:ind w:left="0" w:firstLine="0"/>
        <w:rPr>
          <w:rFonts w:cs="Arial"/>
          <w:lang w:val="pt-BR"/>
        </w:rPr>
      </w:pPr>
    </w:p>
    <w:p w14:paraId="158A2573" w14:textId="77777777" w:rsidR="00F31B07" w:rsidRPr="00AE3AF2" w:rsidRDefault="00F31B07" w:rsidP="00F31B07">
      <w:pPr>
        <w:pStyle w:val="jorge"/>
        <w:ind w:left="0" w:firstLine="0"/>
        <w:rPr>
          <w:rFonts w:cs="Arial"/>
          <w:lang w:val="pt-BR"/>
        </w:rPr>
      </w:pPr>
    </w:p>
    <w:p w14:paraId="6FCB5EAD" w14:textId="77777777" w:rsidR="00F31B07" w:rsidRPr="00AE3AF2" w:rsidRDefault="00F31B07" w:rsidP="00F31B07">
      <w:pPr>
        <w:pStyle w:val="jorge"/>
        <w:ind w:left="0" w:firstLine="0"/>
        <w:rPr>
          <w:rFonts w:cs="Arial"/>
          <w:lang w:val="pt-BR"/>
        </w:rPr>
      </w:pPr>
    </w:p>
    <w:p w14:paraId="67FC1200" w14:textId="77777777" w:rsidR="00F31B07" w:rsidRPr="00AE3AF2" w:rsidRDefault="00F31B07" w:rsidP="00F31B07">
      <w:pPr>
        <w:pStyle w:val="jorge"/>
        <w:ind w:left="0" w:firstLine="0"/>
        <w:rPr>
          <w:rFonts w:cs="Arial"/>
          <w:lang w:val="pt-BR"/>
        </w:rPr>
      </w:pPr>
    </w:p>
    <w:p w14:paraId="4C4B6D48" w14:textId="77777777" w:rsidR="00F31B07" w:rsidRPr="00AE3AF2" w:rsidRDefault="00F31B07" w:rsidP="00F31B07">
      <w:pPr>
        <w:pStyle w:val="jorge"/>
        <w:ind w:left="0" w:firstLine="0"/>
        <w:rPr>
          <w:rFonts w:cs="Arial"/>
          <w:lang w:val="pt-BR"/>
        </w:rPr>
      </w:pPr>
    </w:p>
    <w:p w14:paraId="04AC307C" w14:textId="77777777" w:rsidR="00F31B07" w:rsidRPr="00AE3AF2" w:rsidRDefault="00F31B07" w:rsidP="00F31B07">
      <w:pPr>
        <w:pStyle w:val="jorge"/>
        <w:ind w:left="0" w:firstLine="0"/>
        <w:rPr>
          <w:rFonts w:cs="Arial"/>
          <w:lang w:val="pt-BR"/>
        </w:rPr>
      </w:pPr>
    </w:p>
    <w:p w14:paraId="376AA059" w14:textId="190174DB" w:rsidR="00F31B07" w:rsidRPr="00AE3AF2" w:rsidRDefault="00F31B07" w:rsidP="7A0674CB">
      <w:pPr>
        <w:pStyle w:val="jorge"/>
        <w:ind w:left="0" w:firstLine="0"/>
        <w:rPr>
          <w:lang w:val="pt-BR"/>
        </w:rPr>
      </w:pPr>
    </w:p>
    <w:p w14:paraId="5127CA73" w14:textId="2FEC010D" w:rsidR="00F31B07" w:rsidRPr="00AE3AF2" w:rsidRDefault="00164127" w:rsidP="00164127">
      <w:pPr>
        <w:pStyle w:val="Ttulo"/>
        <w:rPr>
          <w:rFonts w:cs="Arial"/>
          <w:sz w:val="24"/>
          <w:szCs w:val="24"/>
        </w:rPr>
      </w:pPr>
      <w:r w:rsidRPr="00AE3AF2">
        <w:rPr>
          <w:rFonts w:cs="Arial"/>
          <w:sz w:val="24"/>
          <w:szCs w:val="24"/>
        </w:rPr>
        <w:lastRenderedPageBreak/>
        <w:t>APÊNDICE</w:t>
      </w:r>
      <w:r w:rsidR="003F0641" w:rsidRPr="00AE3AF2">
        <w:rPr>
          <w:rFonts w:cs="Arial"/>
          <w:sz w:val="24"/>
          <w:szCs w:val="24"/>
        </w:rPr>
        <w:t xml:space="preserve"> A </w:t>
      </w:r>
      <w:r w:rsidR="003F0641" w:rsidRPr="00AE3AF2">
        <w:rPr>
          <w:rFonts w:cs="Arial"/>
          <w:b w:val="0"/>
          <w:bCs/>
          <w:sz w:val="24"/>
          <w:szCs w:val="24"/>
        </w:rPr>
        <w:t>-</w:t>
      </w:r>
      <w:r w:rsidR="003F0641" w:rsidRPr="00AE3AF2">
        <w:rPr>
          <w:rFonts w:cs="Arial"/>
          <w:sz w:val="24"/>
          <w:szCs w:val="24"/>
        </w:rPr>
        <w:t xml:space="preserve"> </w:t>
      </w:r>
      <w:r w:rsidR="003F0641" w:rsidRPr="00AE3AF2">
        <w:rPr>
          <w:rFonts w:cs="Arial"/>
          <w:b w:val="0"/>
          <w:bCs/>
          <w:sz w:val="24"/>
          <w:szCs w:val="24"/>
        </w:rPr>
        <w:t>Entrevistas</w:t>
      </w:r>
    </w:p>
    <w:p w14:paraId="76C3DC14" w14:textId="2EC8ACC8" w:rsidR="00FF1B74" w:rsidRPr="00AE3AF2" w:rsidRDefault="00FF1B74" w:rsidP="7A0674CB">
      <w:pPr>
        <w:spacing w:beforeAutospacing="1" w:afterAutospacing="1" w:line="360" w:lineRule="auto"/>
        <w:jc w:val="both"/>
        <w:rPr>
          <w:rFonts w:ascii="Arial" w:hAnsi="Arial" w:cs="Arial"/>
          <w:color w:val="2F5496" w:themeColor="accent5" w:themeShade="BF"/>
          <w:sz w:val="24"/>
          <w:szCs w:val="24"/>
        </w:rPr>
      </w:pPr>
    </w:p>
    <w:p w14:paraId="52DEED44" w14:textId="77777777" w:rsidR="00FF1B74" w:rsidRPr="00AE3AF2" w:rsidRDefault="7A0674CB" w:rsidP="00FF1B74">
      <w:pPr>
        <w:pStyle w:val="Ttulo3"/>
        <w:spacing w:after="148"/>
        <w:ind w:left="-5"/>
        <w:rPr>
          <w:rFonts w:ascii="Arial" w:hAnsi="Arial" w:cs="Arial"/>
          <w:b/>
          <w:bCs/>
        </w:rPr>
      </w:pPr>
      <w:r w:rsidRPr="00AE3AF2">
        <w:rPr>
          <w:rFonts w:ascii="Arial" w:hAnsi="Arial" w:cs="Arial"/>
          <w:b/>
          <w:bCs/>
        </w:rPr>
        <w:t>2.3.1 - Roteiro de entrevistas</w:t>
      </w:r>
    </w:p>
    <w:p w14:paraId="4D41293C" w14:textId="77777777" w:rsidR="00FF1B74" w:rsidRPr="00AE3AF2" w:rsidRDefault="00FF1B74" w:rsidP="00A6370D">
      <w:pPr>
        <w:pStyle w:val="PargrafodaLista"/>
        <w:numPr>
          <w:ilvl w:val="0"/>
          <w:numId w:val="5"/>
        </w:numPr>
        <w:spacing w:after="5" w:line="360" w:lineRule="auto"/>
        <w:ind w:right="420"/>
        <w:jc w:val="both"/>
        <w:rPr>
          <w:rFonts w:ascii="Arial" w:hAnsi="Arial" w:cs="Arial"/>
          <w:lang w:val="pt-BR"/>
        </w:rPr>
      </w:pPr>
      <w:r w:rsidRPr="00AE3AF2">
        <w:rPr>
          <w:rFonts w:ascii="Arial" w:hAnsi="Arial" w:cs="Arial"/>
          <w:lang w:val="pt-BR"/>
        </w:rPr>
        <w:t>Setor: RH – Supervisor</w:t>
      </w:r>
    </w:p>
    <w:p w14:paraId="57D7D357" w14:textId="446830DB" w:rsidR="00FF1B74" w:rsidRPr="00AE3AF2" w:rsidRDefault="00FF1B74" w:rsidP="00A6370D">
      <w:pPr>
        <w:pStyle w:val="PargrafodaLista"/>
        <w:numPr>
          <w:ilvl w:val="0"/>
          <w:numId w:val="6"/>
        </w:numPr>
        <w:spacing w:after="5" w:line="360" w:lineRule="auto"/>
        <w:ind w:right="420"/>
        <w:jc w:val="both"/>
        <w:rPr>
          <w:rFonts w:ascii="Arial" w:hAnsi="Arial" w:cs="Arial"/>
          <w:lang w:val="pt-BR"/>
        </w:rPr>
      </w:pPr>
      <w:r w:rsidRPr="00AE3AF2">
        <w:rPr>
          <w:rFonts w:ascii="Arial" w:hAnsi="Arial" w:cs="Arial"/>
          <w:lang w:val="pt-BR"/>
        </w:rPr>
        <w:t xml:space="preserve">Quantos setores e </w:t>
      </w:r>
      <w:r w:rsidR="00D03418" w:rsidRPr="00AE3AF2">
        <w:rPr>
          <w:rFonts w:ascii="Arial" w:hAnsi="Arial" w:cs="Arial"/>
          <w:lang w:val="pt-BR"/>
        </w:rPr>
        <w:t>colaboradores</w:t>
      </w:r>
      <w:r w:rsidRPr="00AE3AF2">
        <w:rPr>
          <w:rFonts w:ascii="Arial" w:hAnsi="Arial" w:cs="Arial"/>
          <w:lang w:val="pt-BR"/>
        </w:rPr>
        <w:t xml:space="preserve"> há na empresa?</w:t>
      </w:r>
    </w:p>
    <w:p w14:paraId="0DD383B4" w14:textId="3289B2C8" w:rsidR="00FF1B74" w:rsidRPr="00AE3AF2" w:rsidRDefault="00FF1B74" w:rsidP="00A6370D">
      <w:pPr>
        <w:pStyle w:val="PargrafodaLista"/>
        <w:numPr>
          <w:ilvl w:val="0"/>
          <w:numId w:val="6"/>
        </w:numPr>
        <w:spacing w:after="5" w:line="360" w:lineRule="auto"/>
        <w:ind w:right="420"/>
        <w:jc w:val="both"/>
        <w:rPr>
          <w:rFonts w:ascii="Arial" w:hAnsi="Arial" w:cs="Arial"/>
          <w:lang w:val="pt-BR"/>
        </w:rPr>
      </w:pPr>
      <w:r w:rsidRPr="00AE3AF2">
        <w:rPr>
          <w:rFonts w:ascii="Arial" w:hAnsi="Arial" w:cs="Arial"/>
          <w:lang w:val="pt-BR"/>
        </w:rPr>
        <w:t xml:space="preserve">Quantos </w:t>
      </w:r>
      <w:r w:rsidR="00D03418" w:rsidRPr="00AE3AF2">
        <w:rPr>
          <w:rFonts w:ascii="Arial" w:hAnsi="Arial" w:cs="Arial"/>
          <w:lang w:val="pt-BR"/>
        </w:rPr>
        <w:t>colaboradores</w:t>
      </w:r>
      <w:r w:rsidRPr="00AE3AF2">
        <w:rPr>
          <w:rFonts w:ascii="Arial" w:hAnsi="Arial" w:cs="Arial"/>
          <w:lang w:val="pt-BR"/>
        </w:rPr>
        <w:t xml:space="preserve"> há no setor de RH?</w:t>
      </w:r>
    </w:p>
    <w:p w14:paraId="067054BB" w14:textId="77777777" w:rsidR="00FF1B74" w:rsidRPr="00AE3AF2" w:rsidRDefault="00FF1B74" w:rsidP="00A6370D">
      <w:pPr>
        <w:pStyle w:val="PargrafodaLista"/>
        <w:numPr>
          <w:ilvl w:val="0"/>
          <w:numId w:val="6"/>
        </w:numPr>
        <w:spacing w:after="5" w:line="360" w:lineRule="auto"/>
        <w:ind w:right="420"/>
        <w:jc w:val="both"/>
        <w:rPr>
          <w:rFonts w:ascii="Arial" w:hAnsi="Arial" w:cs="Arial"/>
          <w:lang w:val="pt-BR"/>
        </w:rPr>
      </w:pPr>
      <w:r w:rsidRPr="00AE3AF2">
        <w:rPr>
          <w:rFonts w:ascii="Arial" w:hAnsi="Arial" w:cs="Arial"/>
          <w:lang w:val="pt-BR"/>
        </w:rPr>
        <w:t>Qual é o plano de carreira escolhido pela empresa?</w:t>
      </w:r>
    </w:p>
    <w:p w14:paraId="1E6F3039" w14:textId="77777777" w:rsidR="00FF1B74" w:rsidRPr="00AE3AF2" w:rsidRDefault="00FF1B74" w:rsidP="00A6370D">
      <w:pPr>
        <w:pStyle w:val="PargrafodaLista"/>
        <w:numPr>
          <w:ilvl w:val="0"/>
          <w:numId w:val="6"/>
        </w:numPr>
        <w:spacing w:after="5" w:line="360" w:lineRule="auto"/>
        <w:ind w:right="420"/>
        <w:jc w:val="both"/>
        <w:rPr>
          <w:rFonts w:ascii="Arial" w:hAnsi="Arial" w:cs="Arial"/>
          <w:lang w:val="pt-BR"/>
        </w:rPr>
      </w:pPr>
      <w:r w:rsidRPr="00AE3AF2">
        <w:rPr>
          <w:rFonts w:ascii="Arial" w:hAnsi="Arial" w:cs="Arial"/>
          <w:lang w:val="pt-BR"/>
        </w:rPr>
        <w:t>Quais os benefícios da empresa?</w:t>
      </w:r>
    </w:p>
    <w:p w14:paraId="2A99CD94" w14:textId="77777777" w:rsidR="00FF1B74" w:rsidRPr="00AE3AF2" w:rsidRDefault="00FF1B74" w:rsidP="00A6370D">
      <w:pPr>
        <w:pStyle w:val="PargrafodaLista"/>
        <w:numPr>
          <w:ilvl w:val="0"/>
          <w:numId w:val="6"/>
        </w:numPr>
        <w:spacing w:after="5" w:line="360" w:lineRule="auto"/>
        <w:ind w:right="420"/>
        <w:jc w:val="both"/>
        <w:rPr>
          <w:rFonts w:ascii="Arial" w:hAnsi="Arial" w:cs="Arial"/>
          <w:lang w:val="pt-BR"/>
        </w:rPr>
      </w:pPr>
      <w:r w:rsidRPr="00AE3AF2">
        <w:rPr>
          <w:rFonts w:ascii="Arial" w:hAnsi="Arial" w:cs="Arial"/>
          <w:lang w:val="pt-BR"/>
        </w:rPr>
        <w:t>Como é o cálculo de promoções</w:t>
      </w:r>
    </w:p>
    <w:p w14:paraId="69707C8E" w14:textId="77777777" w:rsidR="00FF1B74" w:rsidRPr="00AE3AF2" w:rsidRDefault="00FF1B74" w:rsidP="00FF1B74">
      <w:pPr>
        <w:spacing w:line="360" w:lineRule="auto"/>
        <w:jc w:val="both"/>
        <w:rPr>
          <w:rFonts w:ascii="Arial" w:hAnsi="Arial" w:cs="Arial"/>
          <w:sz w:val="24"/>
          <w:szCs w:val="24"/>
        </w:rPr>
      </w:pPr>
    </w:p>
    <w:p w14:paraId="1B6752F7" w14:textId="77777777" w:rsidR="00FF1B74" w:rsidRPr="00AE3AF2" w:rsidRDefault="00FF1B74" w:rsidP="00A6370D">
      <w:pPr>
        <w:pStyle w:val="PargrafodaLista"/>
        <w:numPr>
          <w:ilvl w:val="0"/>
          <w:numId w:val="5"/>
        </w:numPr>
        <w:spacing w:after="5" w:line="360" w:lineRule="auto"/>
        <w:ind w:right="420"/>
        <w:jc w:val="both"/>
        <w:rPr>
          <w:rFonts w:ascii="Arial" w:hAnsi="Arial" w:cs="Arial"/>
          <w:lang w:val="pt-BR"/>
        </w:rPr>
      </w:pPr>
      <w:r w:rsidRPr="00AE3AF2">
        <w:rPr>
          <w:rFonts w:ascii="Arial" w:hAnsi="Arial" w:cs="Arial"/>
          <w:lang w:val="pt-BR"/>
        </w:rPr>
        <w:t>Setor: RH – Operadores</w:t>
      </w:r>
    </w:p>
    <w:p w14:paraId="65E69F7A" w14:textId="3E666A43" w:rsidR="00FF1B74" w:rsidRPr="00AE3AF2" w:rsidRDefault="00FF1B74" w:rsidP="00FF1B74">
      <w:pPr>
        <w:spacing w:line="360" w:lineRule="auto"/>
        <w:ind w:left="360"/>
        <w:jc w:val="both"/>
        <w:rPr>
          <w:rFonts w:ascii="Arial" w:hAnsi="Arial" w:cs="Arial"/>
          <w:sz w:val="24"/>
          <w:szCs w:val="24"/>
        </w:rPr>
      </w:pPr>
      <w:r w:rsidRPr="00AE3AF2">
        <w:rPr>
          <w:rFonts w:ascii="Arial" w:hAnsi="Arial" w:cs="Arial"/>
          <w:sz w:val="24"/>
          <w:szCs w:val="24"/>
        </w:rPr>
        <w:t xml:space="preserve">1)Quais as funções de cada </w:t>
      </w:r>
      <w:r w:rsidR="00D03418" w:rsidRPr="00AE3AF2">
        <w:rPr>
          <w:rFonts w:ascii="Arial" w:hAnsi="Arial" w:cs="Arial"/>
          <w:sz w:val="24"/>
          <w:szCs w:val="24"/>
        </w:rPr>
        <w:t>colaborador</w:t>
      </w:r>
      <w:r w:rsidRPr="00AE3AF2">
        <w:rPr>
          <w:rFonts w:ascii="Arial" w:hAnsi="Arial" w:cs="Arial"/>
          <w:sz w:val="24"/>
          <w:szCs w:val="24"/>
        </w:rPr>
        <w:t xml:space="preserve"> do Rh?</w:t>
      </w:r>
    </w:p>
    <w:p w14:paraId="5B80EBAD" w14:textId="77777777" w:rsidR="00FF1B74" w:rsidRPr="00AE3AF2" w:rsidRDefault="00FF1B74" w:rsidP="00FF1B74">
      <w:pPr>
        <w:pStyle w:val="PargrafodaLista"/>
        <w:spacing w:line="360" w:lineRule="auto"/>
        <w:jc w:val="both"/>
        <w:rPr>
          <w:rFonts w:ascii="Arial" w:hAnsi="Arial" w:cs="Arial"/>
          <w:lang w:val="pt-BR"/>
        </w:rPr>
      </w:pPr>
    </w:p>
    <w:p w14:paraId="7BDE3C50" w14:textId="77777777" w:rsidR="00FF1B74" w:rsidRPr="00AE3AF2" w:rsidRDefault="00FF1B74" w:rsidP="00A6370D">
      <w:pPr>
        <w:pStyle w:val="PargrafodaLista"/>
        <w:numPr>
          <w:ilvl w:val="0"/>
          <w:numId w:val="5"/>
        </w:numPr>
        <w:spacing w:after="5" w:line="360" w:lineRule="auto"/>
        <w:ind w:right="420"/>
        <w:jc w:val="both"/>
        <w:rPr>
          <w:rFonts w:ascii="Arial" w:hAnsi="Arial" w:cs="Arial"/>
          <w:lang w:val="pt-BR"/>
        </w:rPr>
      </w:pPr>
      <w:r w:rsidRPr="00AE3AF2">
        <w:rPr>
          <w:rFonts w:ascii="Arial" w:hAnsi="Arial" w:cs="Arial"/>
          <w:lang w:val="pt-BR"/>
        </w:rPr>
        <w:t>Setor: Financeiro – Supervisor e operadores</w:t>
      </w:r>
    </w:p>
    <w:p w14:paraId="17BCBB8E" w14:textId="77777777" w:rsidR="00FF1B74" w:rsidRPr="00AE3AF2" w:rsidRDefault="00FF1B74" w:rsidP="00FF1B74">
      <w:pPr>
        <w:spacing w:line="360" w:lineRule="auto"/>
        <w:ind w:left="360"/>
        <w:jc w:val="both"/>
        <w:rPr>
          <w:rFonts w:ascii="Arial" w:hAnsi="Arial" w:cs="Arial"/>
          <w:sz w:val="24"/>
          <w:szCs w:val="24"/>
        </w:rPr>
      </w:pPr>
      <w:r w:rsidRPr="00AE3AF2">
        <w:rPr>
          <w:rFonts w:ascii="Arial" w:hAnsi="Arial" w:cs="Arial"/>
          <w:sz w:val="24"/>
          <w:szCs w:val="24"/>
        </w:rPr>
        <w:t>1)Como é calculado o salário?</w:t>
      </w:r>
    </w:p>
    <w:p w14:paraId="3E73FF0B" w14:textId="77777777" w:rsidR="00FF1B74" w:rsidRPr="00AE3AF2" w:rsidRDefault="00FF1B74" w:rsidP="00FF1B74">
      <w:pPr>
        <w:spacing w:line="360" w:lineRule="auto"/>
        <w:ind w:firstLine="350"/>
        <w:jc w:val="both"/>
        <w:rPr>
          <w:rFonts w:ascii="Arial" w:hAnsi="Arial" w:cs="Arial"/>
          <w:sz w:val="24"/>
          <w:szCs w:val="24"/>
        </w:rPr>
      </w:pPr>
      <w:r w:rsidRPr="00AE3AF2">
        <w:rPr>
          <w:rFonts w:ascii="Arial" w:hAnsi="Arial" w:cs="Arial"/>
          <w:sz w:val="24"/>
          <w:szCs w:val="24"/>
        </w:rPr>
        <w:t>2)Como é calculado os benefícios?</w:t>
      </w:r>
    </w:p>
    <w:p w14:paraId="030C1547" w14:textId="77777777" w:rsidR="00FF1B74" w:rsidRPr="00AE3AF2" w:rsidRDefault="00FF1B74" w:rsidP="00FF1B74">
      <w:pPr>
        <w:pStyle w:val="PargrafodaLista"/>
        <w:spacing w:line="360" w:lineRule="auto"/>
        <w:jc w:val="both"/>
        <w:rPr>
          <w:rFonts w:ascii="Arial" w:hAnsi="Arial" w:cs="Arial"/>
          <w:lang w:val="pt-BR"/>
        </w:rPr>
      </w:pPr>
    </w:p>
    <w:p w14:paraId="0198F4D3" w14:textId="77777777" w:rsidR="00FF1B74" w:rsidRPr="00AE3AF2" w:rsidRDefault="00FF1B74" w:rsidP="00A6370D">
      <w:pPr>
        <w:pStyle w:val="PargrafodaLista"/>
        <w:numPr>
          <w:ilvl w:val="0"/>
          <w:numId w:val="5"/>
        </w:numPr>
        <w:spacing w:after="5" w:line="360" w:lineRule="auto"/>
        <w:ind w:right="420"/>
        <w:jc w:val="both"/>
        <w:rPr>
          <w:rFonts w:ascii="Arial" w:hAnsi="Arial" w:cs="Arial"/>
          <w:lang w:val="pt-BR"/>
        </w:rPr>
      </w:pPr>
      <w:r w:rsidRPr="00AE3AF2">
        <w:rPr>
          <w:rFonts w:ascii="Arial" w:hAnsi="Arial" w:cs="Arial"/>
          <w:lang w:val="pt-BR"/>
        </w:rPr>
        <w:t>Supervisores de setores</w:t>
      </w:r>
    </w:p>
    <w:p w14:paraId="63F506B0" w14:textId="768C8665" w:rsidR="00FF1B74" w:rsidRPr="00AE3AF2" w:rsidRDefault="00FF1B74" w:rsidP="00FF1B74">
      <w:pPr>
        <w:spacing w:line="360" w:lineRule="auto"/>
        <w:ind w:left="360"/>
        <w:jc w:val="both"/>
        <w:rPr>
          <w:rFonts w:ascii="Arial" w:hAnsi="Arial" w:cs="Arial"/>
          <w:sz w:val="24"/>
          <w:szCs w:val="24"/>
        </w:rPr>
      </w:pPr>
      <w:r w:rsidRPr="00AE3AF2">
        <w:rPr>
          <w:rFonts w:ascii="Arial" w:hAnsi="Arial" w:cs="Arial"/>
          <w:sz w:val="24"/>
          <w:szCs w:val="24"/>
        </w:rPr>
        <w:t xml:space="preserve">1)Com é feito as avaliações dos </w:t>
      </w:r>
      <w:r w:rsidR="00D03418" w:rsidRPr="00AE3AF2">
        <w:rPr>
          <w:rFonts w:ascii="Arial" w:hAnsi="Arial" w:cs="Arial"/>
          <w:sz w:val="24"/>
          <w:szCs w:val="24"/>
        </w:rPr>
        <w:t>colaboradores</w:t>
      </w:r>
      <w:r w:rsidRPr="00AE3AF2">
        <w:rPr>
          <w:rFonts w:ascii="Arial" w:hAnsi="Arial" w:cs="Arial"/>
          <w:sz w:val="24"/>
          <w:szCs w:val="24"/>
        </w:rPr>
        <w:t>?</w:t>
      </w:r>
    </w:p>
    <w:p w14:paraId="4A0E7C13" w14:textId="77777777" w:rsidR="00FF1B74" w:rsidRPr="00AE3AF2" w:rsidRDefault="00FF1B74" w:rsidP="00FF1B74">
      <w:pPr>
        <w:spacing w:line="360" w:lineRule="auto"/>
        <w:ind w:left="360"/>
        <w:jc w:val="both"/>
        <w:rPr>
          <w:rFonts w:ascii="Arial" w:hAnsi="Arial" w:cs="Arial"/>
          <w:sz w:val="24"/>
          <w:szCs w:val="24"/>
        </w:rPr>
      </w:pPr>
    </w:p>
    <w:p w14:paraId="28BAD273" w14:textId="77777777" w:rsidR="00FF1B74" w:rsidRPr="00AE3AF2" w:rsidRDefault="00FF1B74" w:rsidP="00FF1B74">
      <w:pPr>
        <w:spacing w:line="360" w:lineRule="auto"/>
        <w:jc w:val="both"/>
        <w:rPr>
          <w:rFonts w:ascii="Arial" w:hAnsi="Arial" w:cs="Arial"/>
          <w:b/>
          <w:bCs/>
          <w:sz w:val="24"/>
          <w:szCs w:val="24"/>
        </w:rPr>
      </w:pPr>
      <w:r w:rsidRPr="00AE3AF2">
        <w:rPr>
          <w:rFonts w:ascii="Arial" w:hAnsi="Arial" w:cs="Arial"/>
          <w:b/>
          <w:bCs/>
          <w:sz w:val="24"/>
          <w:szCs w:val="24"/>
        </w:rPr>
        <w:t>3.3.2 – Respostas</w:t>
      </w:r>
    </w:p>
    <w:p w14:paraId="22284EAF" w14:textId="77777777" w:rsidR="00FF1B74" w:rsidRPr="00AE3AF2" w:rsidRDefault="00FF1B74" w:rsidP="00A6370D">
      <w:pPr>
        <w:pStyle w:val="PargrafodaLista"/>
        <w:numPr>
          <w:ilvl w:val="0"/>
          <w:numId w:val="5"/>
        </w:numPr>
        <w:spacing w:after="5" w:line="360" w:lineRule="auto"/>
        <w:ind w:right="420"/>
        <w:jc w:val="both"/>
        <w:rPr>
          <w:rFonts w:ascii="Arial" w:hAnsi="Arial" w:cs="Arial"/>
          <w:lang w:val="pt-BR"/>
        </w:rPr>
      </w:pPr>
      <w:r w:rsidRPr="00AE3AF2">
        <w:rPr>
          <w:rFonts w:ascii="Arial" w:hAnsi="Arial" w:cs="Arial"/>
          <w:lang w:val="pt-BR"/>
        </w:rPr>
        <w:t>Setor: RH – Supervisor</w:t>
      </w:r>
    </w:p>
    <w:p w14:paraId="7F5F5F4B" w14:textId="77777777" w:rsidR="00FF1B74" w:rsidRPr="00AE3AF2" w:rsidRDefault="00FF1B74" w:rsidP="00FF1B74">
      <w:pPr>
        <w:spacing w:line="360" w:lineRule="auto"/>
        <w:ind w:left="360" w:firstLine="348"/>
        <w:jc w:val="both"/>
        <w:rPr>
          <w:rFonts w:ascii="Arial" w:hAnsi="Arial" w:cs="Arial"/>
          <w:sz w:val="24"/>
          <w:szCs w:val="24"/>
        </w:rPr>
      </w:pPr>
      <w:r w:rsidRPr="00AE3AF2">
        <w:rPr>
          <w:rFonts w:ascii="Arial" w:hAnsi="Arial" w:cs="Arial"/>
          <w:sz w:val="24"/>
          <w:szCs w:val="24"/>
        </w:rPr>
        <w:t>1) 634 espalhados por todo estado e está dividida em 8 departamentos.</w:t>
      </w:r>
    </w:p>
    <w:p w14:paraId="08D7CAA4" w14:textId="6F0CEF0E" w:rsidR="00FF1B74" w:rsidRPr="00AE3AF2" w:rsidRDefault="00FF1B74" w:rsidP="00FF1B74">
      <w:pPr>
        <w:spacing w:line="360" w:lineRule="auto"/>
        <w:ind w:left="360" w:firstLine="348"/>
        <w:jc w:val="both"/>
        <w:rPr>
          <w:rFonts w:ascii="Arial" w:hAnsi="Arial" w:cs="Arial"/>
          <w:sz w:val="24"/>
          <w:szCs w:val="24"/>
        </w:rPr>
      </w:pPr>
      <w:r w:rsidRPr="00AE3AF2">
        <w:rPr>
          <w:rFonts w:ascii="Arial" w:hAnsi="Arial" w:cs="Arial"/>
          <w:sz w:val="24"/>
          <w:szCs w:val="24"/>
        </w:rPr>
        <w:t xml:space="preserve">2) 6 </w:t>
      </w:r>
      <w:r w:rsidR="00D03418" w:rsidRPr="00AE3AF2">
        <w:rPr>
          <w:rFonts w:ascii="Arial" w:hAnsi="Arial" w:cs="Arial"/>
          <w:sz w:val="24"/>
          <w:szCs w:val="24"/>
        </w:rPr>
        <w:t>colaboradores</w:t>
      </w:r>
      <w:r w:rsidRPr="00AE3AF2">
        <w:rPr>
          <w:rFonts w:ascii="Arial" w:hAnsi="Arial" w:cs="Arial"/>
          <w:sz w:val="24"/>
          <w:szCs w:val="24"/>
        </w:rPr>
        <w:t xml:space="preserve"> no total.</w:t>
      </w:r>
    </w:p>
    <w:p w14:paraId="5985BBEF" w14:textId="77777777" w:rsidR="00FF1B74" w:rsidRPr="00AE3AF2" w:rsidRDefault="00FF1B74" w:rsidP="00FF1B74">
      <w:pPr>
        <w:spacing w:line="360" w:lineRule="auto"/>
        <w:ind w:left="360" w:firstLine="348"/>
        <w:jc w:val="both"/>
        <w:rPr>
          <w:rFonts w:ascii="Arial" w:hAnsi="Arial" w:cs="Arial"/>
          <w:sz w:val="24"/>
          <w:szCs w:val="24"/>
        </w:rPr>
      </w:pPr>
      <w:r w:rsidRPr="00AE3AF2">
        <w:rPr>
          <w:rFonts w:ascii="Arial" w:hAnsi="Arial" w:cs="Arial"/>
          <w:sz w:val="24"/>
          <w:szCs w:val="24"/>
        </w:rPr>
        <w:t>3) Plano de Carreira em linha.</w:t>
      </w:r>
    </w:p>
    <w:p w14:paraId="7A87AF2A" w14:textId="77777777" w:rsidR="00FF1B74" w:rsidRPr="00AE3AF2" w:rsidRDefault="00FF1B74" w:rsidP="00FF1B74">
      <w:pPr>
        <w:spacing w:line="360" w:lineRule="auto"/>
        <w:ind w:firstLine="698"/>
        <w:jc w:val="both"/>
        <w:rPr>
          <w:rFonts w:ascii="Arial" w:hAnsi="Arial" w:cs="Arial"/>
          <w:sz w:val="24"/>
          <w:szCs w:val="24"/>
        </w:rPr>
      </w:pPr>
      <w:r w:rsidRPr="00AE3AF2">
        <w:rPr>
          <w:rFonts w:ascii="Arial" w:hAnsi="Arial" w:cs="Arial"/>
          <w:sz w:val="24"/>
          <w:szCs w:val="24"/>
        </w:rPr>
        <w:t xml:space="preserve">4) </w:t>
      </w:r>
      <w:proofErr w:type="spellStart"/>
      <w:r w:rsidRPr="00AE3AF2">
        <w:rPr>
          <w:rFonts w:ascii="Arial" w:hAnsi="Arial" w:cs="Arial"/>
          <w:sz w:val="24"/>
          <w:szCs w:val="24"/>
        </w:rPr>
        <w:t>Beneficios</w:t>
      </w:r>
      <w:proofErr w:type="spellEnd"/>
      <w:r w:rsidRPr="00AE3AF2">
        <w:rPr>
          <w:rFonts w:ascii="Arial" w:hAnsi="Arial" w:cs="Arial"/>
          <w:sz w:val="24"/>
          <w:szCs w:val="24"/>
        </w:rPr>
        <w:t>:</w:t>
      </w:r>
    </w:p>
    <w:p w14:paraId="4257DB50" w14:textId="77777777" w:rsidR="00FF1B74" w:rsidRPr="00AE3AF2" w:rsidRDefault="00FF1B74" w:rsidP="00A6370D">
      <w:pPr>
        <w:pStyle w:val="PargrafodaLista"/>
        <w:numPr>
          <w:ilvl w:val="0"/>
          <w:numId w:val="7"/>
        </w:numPr>
        <w:spacing w:after="5" w:line="360" w:lineRule="auto"/>
        <w:ind w:right="420"/>
        <w:jc w:val="both"/>
        <w:rPr>
          <w:rFonts w:ascii="Arial" w:hAnsi="Arial" w:cs="Arial"/>
          <w:lang w:val="pt-BR"/>
        </w:rPr>
      </w:pPr>
      <w:r w:rsidRPr="00AE3AF2">
        <w:rPr>
          <w:rFonts w:ascii="Arial" w:hAnsi="Arial" w:cs="Arial"/>
          <w:lang w:val="pt-BR"/>
        </w:rPr>
        <w:t xml:space="preserve">Vale Transporte; </w:t>
      </w:r>
    </w:p>
    <w:p w14:paraId="3F856C0C" w14:textId="77777777" w:rsidR="00FF1B74" w:rsidRPr="00AE3AF2" w:rsidRDefault="00FF1B74" w:rsidP="00A6370D">
      <w:pPr>
        <w:pStyle w:val="PargrafodaLista"/>
        <w:numPr>
          <w:ilvl w:val="0"/>
          <w:numId w:val="7"/>
        </w:numPr>
        <w:spacing w:after="5" w:line="360" w:lineRule="auto"/>
        <w:ind w:right="420"/>
        <w:jc w:val="both"/>
        <w:rPr>
          <w:rFonts w:ascii="Arial" w:hAnsi="Arial" w:cs="Arial"/>
          <w:lang w:val="pt-BR"/>
        </w:rPr>
      </w:pPr>
      <w:r w:rsidRPr="00AE3AF2">
        <w:rPr>
          <w:rFonts w:ascii="Arial" w:hAnsi="Arial" w:cs="Arial"/>
          <w:lang w:val="pt-BR"/>
        </w:rPr>
        <w:t xml:space="preserve">Vale Refeição; </w:t>
      </w:r>
    </w:p>
    <w:p w14:paraId="7C8ED5FB" w14:textId="77777777" w:rsidR="00FF1B74" w:rsidRPr="00AE3AF2" w:rsidRDefault="00FF1B74" w:rsidP="00A6370D">
      <w:pPr>
        <w:pStyle w:val="PargrafodaLista"/>
        <w:numPr>
          <w:ilvl w:val="0"/>
          <w:numId w:val="7"/>
        </w:numPr>
        <w:spacing w:after="5" w:line="360" w:lineRule="auto"/>
        <w:ind w:right="420"/>
        <w:jc w:val="both"/>
        <w:rPr>
          <w:rFonts w:ascii="Arial" w:hAnsi="Arial" w:cs="Arial"/>
          <w:lang w:val="pt-BR"/>
        </w:rPr>
      </w:pPr>
      <w:r w:rsidRPr="00AE3AF2">
        <w:rPr>
          <w:rFonts w:ascii="Arial" w:hAnsi="Arial" w:cs="Arial"/>
          <w:lang w:val="pt-BR"/>
        </w:rPr>
        <w:t xml:space="preserve">Alimentação; </w:t>
      </w:r>
    </w:p>
    <w:p w14:paraId="0EB40548" w14:textId="77777777" w:rsidR="00FF1B74" w:rsidRPr="00AE3AF2" w:rsidRDefault="00FF1B74" w:rsidP="00A6370D">
      <w:pPr>
        <w:pStyle w:val="PargrafodaLista"/>
        <w:numPr>
          <w:ilvl w:val="0"/>
          <w:numId w:val="7"/>
        </w:numPr>
        <w:spacing w:after="5" w:line="360" w:lineRule="auto"/>
        <w:ind w:right="420"/>
        <w:jc w:val="both"/>
        <w:rPr>
          <w:rFonts w:ascii="Arial" w:hAnsi="Arial" w:cs="Arial"/>
          <w:lang w:val="pt-BR"/>
        </w:rPr>
      </w:pPr>
      <w:r w:rsidRPr="00AE3AF2">
        <w:rPr>
          <w:rFonts w:ascii="Arial" w:hAnsi="Arial" w:cs="Arial"/>
          <w:lang w:val="pt-BR"/>
        </w:rPr>
        <w:t xml:space="preserve">Cesta Básica; </w:t>
      </w:r>
    </w:p>
    <w:p w14:paraId="2B3B61D1" w14:textId="77777777" w:rsidR="00FF1B74" w:rsidRPr="00AE3AF2" w:rsidRDefault="00FF1B74" w:rsidP="00A6370D">
      <w:pPr>
        <w:pStyle w:val="PargrafodaLista"/>
        <w:numPr>
          <w:ilvl w:val="0"/>
          <w:numId w:val="7"/>
        </w:numPr>
        <w:spacing w:after="5" w:line="360" w:lineRule="auto"/>
        <w:ind w:right="420"/>
        <w:jc w:val="both"/>
        <w:rPr>
          <w:rFonts w:ascii="Arial" w:hAnsi="Arial" w:cs="Arial"/>
          <w:lang w:val="pt-BR"/>
        </w:rPr>
      </w:pPr>
      <w:r w:rsidRPr="00AE3AF2">
        <w:rPr>
          <w:rFonts w:ascii="Arial" w:hAnsi="Arial" w:cs="Arial"/>
          <w:lang w:val="pt-BR"/>
        </w:rPr>
        <w:lastRenderedPageBreak/>
        <w:t xml:space="preserve">Participação de Lucros (Alta Gerência); </w:t>
      </w:r>
    </w:p>
    <w:p w14:paraId="20244D6B" w14:textId="77777777" w:rsidR="00FF1B74" w:rsidRPr="00AE3AF2" w:rsidRDefault="00FF1B74" w:rsidP="00A6370D">
      <w:pPr>
        <w:pStyle w:val="PargrafodaLista"/>
        <w:numPr>
          <w:ilvl w:val="0"/>
          <w:numId w:val="7"/>
        </w:numPr>
        <w:spacing w:after="221" w:line="360" w:lineRule="auto"/>
        <w:ind w:right="420"/>
        <w:jc w:val="both"/>
        <w:rPr>
          <w:rFonts w:ascii="Arial" w:hAnsi="Arial" w:cs="Arial"/>
          <w:lang w:val="pt-BR"/>
        </w:rPr>
      </w:pPr>
      <w:r w:rsidRPr="00AE3AF2">
        <w:rPr>
          <w:rFonts w:ascii="Arial" w:hAnsi="Arial" w:cs="Arial"/>
          <w:lang w:val="pt-BR"/>
        </w:rPr>
        <w:t xml:space="preserve">Plano de Saúde (Dependentes); </w:t>
      </w:r>
    </w:p>
    <w:p w14:paraId="2BBAC815" w14:textId="77777777" w:rsidR="00FF1B74" w:rsidRPr="00AE3AF2" w:rsidRDefault="00FF1B74" w:rsidP="00A6370D">
      <w:pPr>
        <w:pStyle w:val="PargrafodaLista"/>
        <w:numPr>
          <w:ilvl w:val="0"/>
          <w:numId w:val="7"/>
        </w:numPr>
        <w:spacing w:after="221" w:line="360" w:lineRule="auto"/>
        <w:ind w:right="420"/>
        <w:jc w:val="both"/>
        <w:rPr>
          <w:rFonts w:ascii="Arial" w:hAnsi="Arial" w:cs="Arial"/>
          <w:lang w:val="pt-BR"/>
        </w:rPr>
      </w:pPr>
      <w:r w:rsidRPr="00AE3AF2">
        <w:rPr>
          <w:rFonts w:ascii="Arial" w:hAnsi="Arial" w:cs="Arial"/>
          <w:lang w:val="pt-BR"/>
        </w:rPr>
        <w:t xml:space="preserve">Plano Odontológico (Dependentes); </w:t>
      </w:r>
    </w:p>
    <w:p w14:paraId="379A88AC" w14:textId="77777777" w:rsidR="00FF1B74" w:rsidRPr="00AE3AF2" w:rsidRDefault="00FF1B74" w:rsidP="00A6370D">
      <w:pPr>
        <w:pStyle w:val="PargrafodaLista"/>
        <w:numPr>
          <w:ilvl w:val="0"/>
          <w:numId w:val="7"/>
        </w:numPr>
        <w:spacing w:after="221" w:line="360" w:lineRule="auto"/>
        <w:ind w:right="420"/>
        <w:jc w:val="both"/>
        <w:rPr>
          <w:rFonts w:ascii="Arial" w:hAnsi="Arial" w:cs="Arial"/>
          <w:lang w:val="pt-BR"/>
        </w:rPr>
      </w:pPr>
      <w:r w:rsidRPr="00AE3AF2">
        <w:rPr>
          <w:rFonts w:ascii="Arial" w:hAnsi="Arial" w:cs="Arial"/>
          <w:lang w:val="pt-BR"/>
        </w:rPr>
        <w:t xml:space="preserve">Seguro de Vida. </w:t>
      </w:r>
    </w:p>
    <w:p w14:paraId="3E7A0D6B" w14:textId="77777777" w:rsidR="00FF1B74" w:rsidRPr="00AE3AF2" w:rsidRDefault="00FF1B74" w:rsidP="00FF1B74">
      <w:pPr>
        <w:spacing w:after="221" w:line="360" w:lineRule="auto"/>
        <w:ind w:firstLine="698"/>
        <w:jc w:val="both"/>
        <w:rPr>
          <w:rFonts w:ascii="Arial" w:hAnsi="Arial" w:cs="Arial"/>
          <w:sz w:val="24"/>
          <w:szCs w:val="24"/>
        </w:rPr>
      </w:pPr>
      <w:r w:rsidRPr="00AE3AF2">
        <w:rPr>
          <w:rFonts w:ascii="Arial" w:hAnsi="Arial" w:cs="Arial"/>
          <w:sz w:val="24"/>
          <w:szCs w:val="24"/>
        </w:rPr>
        <w:t>5) Promoções:</w:t>
      </w:r>
    </w:p>
    <w:p w14:paraId="6B61A107" w14:textId="77777777" w:rsidR="00FF1B74" w:rsidRPr="00AE3AF2" w:rsidRDefault="00FF1B74" w:rsidP="00A6370D">
      <w:pPr>
        <w:pStyle w:val="PargrafodaLista"/>
        <w:numPr>
          <w:ilvl w:val="0"/>
          <w:numId w:val="12"/>
        </w:numPr>
        <w:spacing w:after="221" w:line="360" w:lineRule="auto"/>
        <w:ind w:right="420"/>
        <w:jc w:val="both"/>
        <w:rPr>
          <w:rFonts w:ascii="Arial" w:hAnsi="Arial" w:cs="Arial"/>
          <w:lang w:val="pt-BR"/>
        </w:rPr>
      </w:pPr>
      <w:r w:rsidRPr="00AE3AF2">
        <w:rPr>
          <w:rFonts w:ascii="Arial" w:hAnsi="Arial" w:cs="Arial"/>
          <w:lang w:val="pt-BR"/>
        </w:rPr>
        <w:t xml:space="preserve">A promoção mantendo a carreira: aumento salarial de até 15% do salário atual. </w:t>
      </w:r>
    </w:p>
    <w:p w14:paraId="1B6B7D9C" w14:textId="77777777" w:rsidR="00FF1B74" w:rsidRPr="00AE3AF2" w:rsidRDefault="00FF1B74" w:rsidP="00A6370D">
      <w:pPr>
        <w:pStyle w:val="PargrafodaLista"/>
        <w:numPr>
          <w:ilvl w:val="0"/>
          <w:numId w:val="9"/>
        </w:numPr>
        <w:spacing w:after="221" w:line="360" w:lineRule="auto"/>
        <w:ind w:right="420"/>
        <w:jc w:val="both"/>
        <w:rPr>
          <w:rFonts w:ascii="Arial" w:hAnsi="Arial" w:cs="Arial"/>
          <w:lang w:val="pt-BR"/>
        </w:rPr>
      </w:pPr>
      <w:r w:rsidRPr="00AE3AF2">
        <w:rPr>
          <w:rFonts w:ascii="Arial" w:hAnsi="Arial" w:cs="Arial"/>
          <w:lang w:val="pt-BR"/>
        </w:rPr>
        <w:t xml:space="preserve">Promoção com mudança de área :aumento de 20% com base no salário atual do novo cargo. </w:t>
      </w:r>
    </w:p>
    <w:p w14:paraId="05BE8B17" w14:textId="77777777" w:rsidR="00FF1B74" w:rsidRPr="00AE3AF2" w:rsidRDefault="00FF1B74" w:rsidP="00A6370D">
      <w:pPr>
        <w:pStyle w:val="PargrafodaLista"/>
        <w:numPr>
          <w:ilvl w:val="0"/>
          <w:numId w:val="9"/>
        </w:numPr>
        <w:spacing w:after="221" w:line="360" w:lineRule="auto"/>
        <w:ind w:right="420"/>
        <w:jc w:val="both"/>
        <w:rPr>
          <w:rFonts w:ascii="Arial" w:hAnsi="Arial" w:cs="Arial"/>
          <w:lang w:val="pt-BR"/>
        </w:rPr>
      </w:pPr>
      <w:r w:rsidRPr="00AE3AF2">
        <w:rPr>
          <w:rFonts w:ascii="Arial" w:hAnsi="Arial" w:cs="Arial"/>
          <w:lang w:val="pt-BR"/>
        </w:rPr>
        <w:t xml:space="preserve">A promoção para um nível hierárquico superior :aumento de 25% do salário atual. </w:t>
      </w:r>
    </w:p>
    <w:p w14:paraId="79EA946B" w14:textId="77777777" w:rsidR="00FF1B74" w:rsidRPr="00AE3AF2" w:rsidRDefault="00FF1B74" w:rsidP="00FF1B74">
      <w:pPr>
        <w:pStyle w:val="PargrafodaLista"/>
        <w:spacing w:after="221" w:line="360" w:lineRule="auto"/>
        <w:ind w:left="1428"/>
        <w:jc w:val="both"/>
        <w:rPr>
          <w:rFonts w:ascii="Arial" w:hAnsi="Arial" w:cs="Arial"/>
          <w:lang w:val="pt-BR"/>
        </w:rPr>
      </w:pPr>
    </w:p>
    <w:p w14:paraId="374CCD60" w14:textId="77777777" w:rsidR="00FF1B74" w:rsidRPr="00AE3AF2" w:rsidRDefault="00FF1B74" w:rsidP="00A6370D">
      <w:pPr>
        <w:pStyle w:val="PargrafodaLista"/>
        <w:numPr>
          <w:ilvl w:val="0"/>
          <w:numId w:val="5"/>
        </w:numPr>
        <w:spacing w:after="5" w:line="360" w:lineRule="auto"/>
        <w:ind w:right="420"/>
        <w:jc w:val="both"/>
        <w:rPr>
          <w:rFonts w:ascii="Arial" w:hAnsi="Arial" w:cs="Arial"/>
          <w:lang w:val="pt-BR"/>
        </w:rPr>
      </w:pPr>
      <w:r w:rsidRPr="00AE3AF2">
        <w:rPr>
          <w:rFonts w:ascii="Arial" w:hAnsi="Arial" w:cs="Arial"/>
          <w:lang w:val="pt-BR"/>
        </w:rPr>
        <w:t>Setor: RH – Operadores</w:t>
      </w:r>
    </w:p>
    <w:p w14:paraId="186FA322" w14:textId="194F1D96" w:rsidR="00FF1B74" w:rsidRPr="00AE3AF2" w:rsidRDefault="00FF1B74" w:rsidP="00FF1B74">
      <w:pPr>
        <w:pStyle w:val="PargrafodaLista"/>
        <w:spacing w:line="360" w:lineRule="auto"/>
        <w:jc w:val="both"/>
        <w:rPr>
          <w:rFonts w:ascii="Arial" w:hAnsi="Arial" w:cs="Arial"/>
          <w:lang w:val="pt-BR"/>
        </w:rPr>
      </w:pPr>
      <w:r w:rsidRPr="00AE3AF2">
        <w:rPr>
          <w:rFonts w:ascii="Arial" w:hAnsi="Arial" w:cs="Arial"/>
          <w:lang w:val="pt-BR"/>
        </w:rPr>
        <w:t xml:space="preserve">1) </w:t>
      </w:r>
      <w:r w:rsidR="00D03418" w:rsidRPr="00AE3AF2">
        <w:rPr>
          <w:rFonts w:ascii="Arial" w:hAnsi="Arial" w:cs="Arial"/>
          <w:lang w:val="pt-BR"/>
        </w:rPr>
        <w:t>Colaboradores</w:t>
      </w:r>
      <w:r w:rsidRPr="00AE3AF2">
        <w:rPr>
          <w:rFonts w:ascii="Arial" w:hAnsi="Arial" w:cs="Arial"/>
          <w:lang w:val="pt-BR"/>
        </w:rPr>
        <w:t xml:space="preserve"> do RH:</w:t>
      </w:r>
    </w:p>
    <w:p w14:paraId="0DD21F3A" w14:textId="3B97080C" w:rsidR="00FF1B74" w:rsidRPr="00AE3AF2" w:rsidRDefault="00FF1B74" w:rsidP="00A6370D">
      <w:pPr>
        <w:pStyle w:val="PargrafodaLista"/>
        <w:numPr>
          <w:ilvl w:val="0"/>
          <w:numId w:val="8"/>
        </w:numPr>
        <w:spacing w:after="5" w:line="360" w:lineRule="auto"/>
        <w:ind w:right="420"/>
        <w:jc w:val="both"/>
        <w:rPr>
          <w:rFonts w:ascii="Arial" w:hAnsi="Arial" w:cs="Arial"/>
          <w:lang w:val="pt-BR"/>
        </w:rPr>
      </w:pPr>
      <w:r w:rsidRPr="00AE3AF2">
        <w:rPr>
          <w:rFonts w:ascii="Arial" w:hAnsi="Arial" w:cs="Arial"/>
          <w:lang w:val="pt-BR"/>
        </w:rPr>
        <w:t xml:space="preserve">O Coordenador é o supervisor ele fica responsável por todos os </w:t>
      </w:r>
      <w:r w:rsidR="00D03418" w:rsidRPr="00AE3AF2">
        <w:rPr>
          <w:rFonts w:ascii="Arial" w:hAnsi="Arial" w:cs="Arial"/>
          <w:lang w:val="pt-BR"/>
        </w:rPr>
        <w:t>colaboradores</w:t>
      </w:r>
      <w:r w:rsidRPr="00AE3AF2">
        <w:rPr>
          <w:rFonts w:ascii="Arial" w:hAnsi="Arial" w:cs="Arial"/>
          <w:lang w:val="pt-BR"/>
        </w:rPr>
        <w:t xml:space="preserve"> do setor de RH, e é a ponte de comunicação entre outros setores.</w:t>
      </w:r>
    </w:p>
    <w:p w14:paraId="5104BFAC" w14:textId="77777777" w:rsidR="00FF1B74" w:rsidRPr="00AE3AF2" w:rsidRDefault="00FF1B74" w:rsidP="00A6370D">
      <w:pPr>
        <w:pStyle w:val="PargrafodaLista"/>
        <w:numPr>
          <w:ilvl w:val="0"/>
          <w:numId w:val="8"/>
        </w:numPr>
        <w:spacing w:after="5" w:line="360" w:lineRule="auto"/>
        <w:ind w:right="420"/>
        <w:jc w:val="both"/>
        <w:rPr>
          <w:rFonts w:ascii="Arial" w:hAnsi="Arial" w:cs="Arial"/>
          <w:lang w:val="pt-BR"/>
        </w:rPr>
      </w:pPr>
      <w:r w:rsidRPr="00AE3AF2">
        <w:rPr>
          <w:rFonts w:ascii="Arial" w:hAnsi="Arial" w:cs="Arial"/>
          <w:lang w:val="pt-BR"/>
        </w:rPr>
        <w:t>O Assistente de Cargos é responsável pelas alterações no sistema utilizado.</w:t>
      </w:r>
    </w:p>
    <w:p w14:paraId="3E3A0DE4" w14:textId="5DE43392" w:rsidR="00FF1B74" w:rsidRPr="00AE3AF2" w:rsidRDefault="00FF1B74" w:rsidP="00A6370D">
      <w:pPr>
        <w:pStyle w:val="PargrafodaLista"/>
        <w:numPr>
          <w:ilvl w:val="0"/>
          <w:numId w:val="8"/>
        </w:numPr>
        <w:spacing w:after="5" w:line="360" w:lineRule="auto"/>
        <w:ind w:right="420"/>
        <w:jc w:val="both"/>
        <w:rPr>
          <w:rFonts w:ascii="Arial" w:hAnsi="Arial" w:cs="Arial"/>
          <w:lang w:val="pt-BR"/>
        </w:rPr>
      </w:pPr>
      <w:r w:rsidRPr="00AE3AF2">
        <w:rPr>
          <w:rFonts w:ascii="Arial" w:hAnsi="Arial" w:cs="Arial"/>
          <w:lang w:val="pt-BR"/>
        </w:rPr>
        <w:t xml:space="preserve">O Auxiliar de Cargos é responsável por lidar com as avaliações de </w:t>
      </w:r>
      <w:r w:rsidR="00D03418" w:rsidRPr="00AE3AF2">
        <w:rPr>
          <w:rFonts w:ascii="Arial" w:hAnsi="Arial" w:cs="Arial"/>
          <w:lang w:val="pt-BR"/>
        </w:rPr>
        <w:t>colaboradores</w:t>
      </w:r>
      <w:r w:rsidRPr="00AE3AF2">
        <w:rPr>
          <w:rFonts w:ascii="Arial" w:hAnsi="Arial" w:cs="Arial"/>
          <w:lang w:val="pt-BR"/>
        </w:rPr>
        <w:t>.</w:t>
      </w:r>
    </w:p>
    <w:p w14:paraId="5433A697" w14:textId="77777777" w:rsidR="00FF1B74" w:rsidRPr="00AE3AF2" w:rsidRDefault="00FF1B74" w:rsidP="00FF1B74">
      <w:pPr>
        <w:spacing w:line="360" w:lineRule="auto"/>
        <w:jc w:val="both"/>
        <w:rPr>
          <w:rFonts w:ascii="Arial" w:hAnsi="Arial" w:cs="Arial"/>
          <w:sz w:val="24"/>
          <w:szCs w:val="24"/>
        </w:rPr>
      </w:pPr>
    </w:p>
    <w:p w14:paraId="5C8AC2A0" w14:textId="77777777" w:rsidR="00FF1B74" w:rsidRPr="00AE3AF2" w:rsidRDefault="00FF1B74" w:rsidP="00A6370D">
      <w:pPr>
        <w:pStyle w:val="PargrafodaLista"/>
        <w:numPr>
          <w:ilvl w:val="0"/>
          <w:numId w:val="5"/>
        </w:numPr>
        <w:spacing w:after="5" w:line="360" w:lineRule="auto"/>
        <w:ind w:right="420"/>
        <w:jc w:val="both"/>
        <w:rPr>
          <w:rFonts w:ascii="Arial" w:hAnsi="Arial" w:cs="Arial"/>
          <w:lang w:val="pt-BR"/>
        </w:rPr>
      </w:pPr>
      <w:r w:rsidRPr="00AE3AF2">
        <w:rPr>
          <w:rFonts w:ascii="Arial" w:hAnsi="Arial" w:cs="Arial"/>
          <w:lang w:val="pt-BR"/>
        </w:rPr>
        <w:t>Setor: Financeiro – Supervisor e operadores</w:t>
      </w:r>
    </w:p>
    <w:p w14:paraId="525950CF" w14:textId="77777777" w:rsidR="00FF1B74" w:rsidRPr="00AE3AF2" w:rsidRDefault="00FF1B74" w:rsidP="00A6370D">
      <w:pPr>
        <w:pStyle w:val="PargrafodaLista"/>
        <w:numPr>
          <w:ilvl w:val="0"/>
          <w:numId w:val="10"/>
        </w:numPr>
        <w:spacing w:after="5" w:line="360" w:lineRule="auto"/>
        <w:ind w:right="420"/>
        <w:jc w:val="both"/>
        <w:rPr>
          <w:rFonts w:ascii="Arial" w:hAnsi="Arial" w:cs="Arial"/>
          <w:lang w:val="pt-BR"/>
        </w:rPr>
      </w:pPr>
      <w:r w:rsidRPr="00AE3AF2">
        <w:rPr>
          <w:rFonts w:ascii="Arial" w:hAnsi="Arial" w:cs="Arial"/>
          <w:lang w:val="pt-BR"/>
        </w:rPr>
        <w:t>Atualmente os salários base acompanham o piso salarial brasileiro de cada cargo.</w:t>
      </w:r>
    </w:p>
    <w:p w14:paraId="477E097D" w14:textId="77777777" w:rsidR="00FF1B74" w:rsidRPr="00AE3AF2" w:rsidRDefault="00FF1B74" w:rsidP="00A6370D">
      <w:pPr>
        <w:pStyle w:val="PargrafodaLista"/>
        <w:numPr>
          <w:ilvl w:val="0"/>
          <w:numId w:val="10"/>
        </w:numPr>
        <w:spacing w:after="5" w:line="360" w:lineRule="auto"/>
        <w:ind w:right="420"/>
        <w:jc w:val="both"/>
        <w:rPr>
          <w:rFonts w:ascii="Arial" w:hAnsi="Arial" w:cs="Arial"/>
          <w:lang w:val="pt-BR"/>
        </w:rPr>
      </w:pPr>
      <w:r w:rsidRPr="00AE3AF2">
        <w:rPr>
          <w:rFonts w:ascii="Arial" w:hAnsi="Arial" w:cs="Arial"/>
          <w:lang w:val="pt-BR"/>
        </w:rPr>
        <w:t>Cálculo de Benefícios:</w:t>
      </w:r>
    </w:p>
    <w:p w14:paraId="493ED6A7" w14:textId="77777777" w:rsidR="00FF1B74" w:rsidRPr="00AE3AF2" w:rsidRDefault="00FF1B74" w:rsidP="00A6370D">
      <w:pPr>
        <w:numPr>
          <w:ilvl w:val="0"/>
          <w:numId w:val="11"/>
        </w:numPr>
        <w:spacing w:after="5" w:line="360" w:lineRule="auto"/>
        <w:ind w:right="420" w:hanging="360"/>
        <w:jc w:val="both"/>
        <w:rPr>
          <w:rFonts w:ascii="Arial" w:hAnsi="Arial" w:cs="Arial"/>
          <w:sz w:val="24"/>
          <w:szCs w:val="24"/>
        </w:rPr>
      </w:pPr>
      <w:r w:rsidRPr="00AE3AF2">
        <w:rPr>
          <w:rFonts w:ascii="Arial" w:hAnsi="Arial" w:cs="Arial"/>
          <w:sz w:val="24"/>
          <w:szCs w:val="24"/>
        </w:rPr>
        <w:t>Vale Transporte: Até 6% do salário (</w:t>
      </w:r>
      <w:proofErr w:type="spellStart"/>
      <w:r w:rsidRPr="00AE3AF2">
        <w:rPr>
          <w:rFonts w:ascii="Arial" w:hAnsi="Arial" w:cs="Arial"/>
          <w:sz w:val="24"/>
          <w:szCs w:val="24"/>
        </w:rPr>
        <w:t>Ex:</w:t>
      </w:r>
      <w:r w:rsidRPr="00AE3AF2">
        <w:rPr>
          <w:rFonts w:ascii="Arial" w:hAnsi="Arial" w:cs="Arial"/>
          <w:color w:val="222222"/>
          <w:sz w:val="24"/>
          <w:szCs w:val="24"/>
        </w:rPr>
        <w:t>2.000</w:t>
      </w:r>
      <w:proofErr w:type="spellEnd"/>
      <w:r w:rsidRPr="00AE3AF2">
        <w:rPr>
          <w:rFonts w:ascii="Arial" w:hAnsi="Arial" w:cs="Arial"/>
          <w:color w:val="222222"/>
          <w:sz w:val="24"/>
          <w:szCs w:val="24"/>
        </w:rPr>
        <w:t xml:space="preserve"> x 6% = 120</w:t>
      </w:r>
      <w:r w:rsidRPr="00AE3AF2">
        <w:rPr>
          <w:rFonts w:ascii="Arial" w:hAnsi="Arial" w:cs="Arial"/>
          <w:sz w:val="24"/>
          <w:szCs w:val="24"/>
        </w:rPr>
        <w:t xml:space="preserve">); </w:t>
      </w:r>
    </w:p>
    <w:p w14:paraId="0ABDA122" w14:textId="77777777" w:rsidR="00FF1B74" w:rsidRPr="00AE3AF2" w:rsidRDefault="00FF1B74" w:rsidP="00A6370D">
      <w:pPr>
        <w:numPr>
          <w:ilvl w:val="0"/>
          <w:numId w:val="11"/>
        </w:numPr>
        <w:spacing w:after="5" w:line="360" w:lineRule="auto"/>
        <w:ind w:right="420" w:hanging="360"/>
        <w:jc w:val="both"/>
        <w:rPr>
          <w:rFonts w:ascii="Arial" w:hAnsi="Arial" w:cs="Arial"/>
          <w:sz w:val="24"/>
          <w:szCs w:val="24"/>
        </w:rPr>
      </w:pPr>
      <w:r w:rsidRPr="00AE3AF2">
        <w:rPr>
          <w:rFonts w:ascii="Arial" w:hAnsi="Arial" w:cs="Arial"/>
          <w:sz w:val="24"/>
          <w:szCs w:val="24"/>
        </w:rPr>
        <w:t>Vale Refeição, Alimentação ou Cesta Básica: Até 20% do salário (</w:t>
      </w:r>
      <w:proofErr w:type="spellStart"/>
      <w:r w:rsidRPr="00AE3AF2">
        <w:rPr>
          <w:rFonts w:ascii="Arial" w:hAnsi="Arial" w:cs="Arial"/>
          <w:sz w:val="24"/>
          <w:szCs w:val="24"/>
        </w:rPr>
        <w:t>Ex:2.000</w:t>
      </w:r>
      <w:proofErr w:type="spellEnd"/>
      <w:r w:rsidRPr="00AE3AF2">
        <w:rPr>
          <w:rFonts w:ascii="Arial" w:hAnsi="Arial" w:cs="Arial"/>
          <w:sz w:val="24"/>
          <w:szCs w:val="24"/>
        </w:rPr>
        <w:t xml:space="preserve"> x 20% =400); </w:t>
      </w:r>
    </w:p>
    <w:p w14:paraId="27DB4E60" w14:textId="77777777" w:rsidR="00FF1B74" w:rsidRPr="00AE3AF2" w:rsidRDefault="00FF1B74" w:rsidP="00A6370D">
      <w:pPr>
        <w:numPr>
          <w:ilvl w:val="0"/>
          <w:numId w:val="11"/>
        </w:numPr>
        <w:spacing w:after="5" w:line="360" w:lineRule="auto"/>
        <w:ind w:right="420" w:hanging="360"/>
        <w:jc w:val="both"/>
        <w:rPr>
          <w:rFonts w:ascii="Arial" w:hAnsi="Arial" w:cs="Arial"/>
          <w:sz w:val="24"/>
          <w:szCs w:val="24"/>
        </w:rPr>
      </w:pPr>
      <w:r w:rsidRPr="00AE3AF2">
        <w:rPr>
          <w:rFonts w:ascii="Arial" w:hAnsi="Arial" w:cs="Arial"/>
          <w:sz w:val="24"/>
          <w:szCs w:val="24"/>
        </w:rPr>
        <w:lastRenderedPageBreak/>
        <w:t xml:space="preserve">Participação de Lucros: Acordo; </w:t>
      </w:r>
    </w:p>
    <w:p w14:paraId="235A751F" w14:textId="77777777" w:rsidR="00FF1B74" w:rsidRPr="00AE3AF2" w:rsidRDefault="00FF1B74" w:rsidP="00A6370D">
      <w:pPr>
        <w:numPr>
          <w:ilvl w:val="0"/>
          <w:numId w:val="11"/>
        </w:numPr>
        <w:spacing w:after="5" w:line="360" w:lineRule="auto"/>
        <w:ind w:right="420" w:hanging="360"/>
        <w:jc w:val="both"/>
        <w:rPr>
          <w:rFonts w:ascii="Arial" w:hAnsi="Arial" w:cs="Arial"/>
          <w:sz w:val="24"/>
          <w:szCs w:val="24"/>
        </w:rPr>
      </w:pPr>
      <w:r w:rsidRPr="00AE3AF2">
        <w:rPr>
          <w:rFonts w:ascii="Arial" w:hAnsi="Arial" w:cs="Arial"/>
          <w:sz w:val="24"/>
          <w:szCs w:val="24"/>
        </w:rPr>
        <w:t xml:space="preserve">Plano de Saúde: 96,01(Média Individual); </w:t>
      </w:r>
    </w:p>
    <w:p w14:paraId="604BDB3C" w14:textId="77777777" w:rsidR="00FF1B74" w:rsidRPr="00AE3AF2" w:rsidRDefault="00FF1B74" w:rsidP="00A6370D">
      <w:pPr>
        <w:numPr>
          <w:ilvl w:val="0"/>
          <w:numId w:val="11"/>
        </w:numPr>
        <w:spacing w:line="360" w:lineRule="auto"/>
        <w:ind w:right="420" w:hanging="360"/>
        <w:jc w:val="both"/>
        <w:rPr>
          <w:rFonts w:ascii="Arial" w:hAnsi="Arial" w:cs="Arial"/>
          <w:sz w:val="24"/>
          <w:szCs w:val="24"/>
        </w:rPr>
      </w:pPr>
      <w:r w:rsidRPr="00AE3AF2">
        <w:rPr>
          <w:rFonts w:ascii="Arial" w:hAnsi="Arial" w:cs="Arial"/>
          <w:sz w:val="24"/>
          <w:szCs w:val="24"/>
        </w:rPr>
        <w:t xml:space="preserve">Plano Odontológico: 57.44(Média Individual); </w:t>
      </w:r>
    </w:p>
    <w:p w14:paraId="592676BF" w14:textId="77777777" w:rsidR="00FF1B74" w:rsidRPr="00AE3AF2" w:rsidRDefault="00FF1B74" w:rsidP="00A6370D">
      <w:pPr>
        <w:numPr>
          <w:ilvl w:val="0"/>
          <w:numId w:val="11"/>
        </w:numPr>
        <w:spacing w:line="360" w:lineRule="auto"/>
        <w:ind w:right="420" w:hanging="360"/>
        <w:jc w:val="both"/>
        <w:rPr>
          <w:rFonts w:ascii="Arial" w:hAnsi="Arial" w:cs="Arial"/>
          <w:sz w:val="24"/>
          <w:szCs w:val="24"/>
        </w:rPr>
      </w:pPr>
      <w:r w:rsidRPr="00AE3AF2">
        <w:rPr>
          <w:rFonts w:ascii="Arial" w:hAnsi="Arial" w:cs="Arial"/>
          <w:sz w:val="24"/>
          <w:szCs w:val="24"/>
        </w:rPr>
        <w:t xml:space="preserve">Seguro de Vida: Não há descontos, proibido por lei. </w:t>
      </w:r>
    </w:p>
    <w:p w14:paraId="33A65115" w14:textId="77777777" w:rsidR="00FF1B74" w:rsidRPr="00AE3AF2" w:rsidRDefault="00FF1B74" w:rsidP="00FF1B74">
      <w:pPr>
        <w:spacing w:line="360" w:lineRule="auto"/>
        <w:ind w:left="1440" w:right="420"/>
        <w:jc w:val="both"/>
        <w:rPr>
          <w:rFonts w:ascii="Arial" w:hAnsi="Arial" w:cs="Arial"/>
          <w:sz w:val="24"/>
          <w:szCs w:val="24"/>
        </w:rPr>
      </w:pPr>
    </w:p>
    <w:p w14:paraId="0E81685A" w14:textId="77777777" w:rsidR="00FF1B74" w:rsidRPr="00AE3AF2" w:rsidRDefault="00FF1B74" w:rsidP="00A6370D">
      <w:pPr>
        <w:pStyle w:val="PargrafodaLista"/>
        <w:numPr>
          <w:ilvl w:val="0"/>
          <w:numId w:val="5"/>
        </w:numPr>
        <w:spacing w:after="5" w:line="360" w:lineRule="auto"/>
        <w:ind w:right="420"/>
        <w:jc w:val="both"/>
        <w:rPr>
          <w:rFonts w:ascii="Arial" w:hAnsi="Arial" w:cs="Arial"/>
          <w:lang w:val="pt-BR"/>
        </w:rPr>
      </w:pPr>
      <w:r w:rsidRPr="00AE3AF2">
        <w:rPr>
          <w:rFonts w:ascii="Arial" w:hAnsi="Arial" w:cs="Arial"/>
          <w:lang w:val="pt-BR"/>
        </w:rPr>
        <w:t>Supervisores de setores</w:t>
      </w:r>
    </w:p>
    <w:p w14:paraId="158CF062" w14:textId="77777777" w:rsidR="00FF1B74" w:rsidRPr="00AE3AF2" w:rsidRDefault="00FF1B74" w:rsidP="00FF1B74">
      <w:pPr>
        <w:pStyle w:val="PargrafodaLista"/>
        <w:spacing w:line="360" w:lineRule="auto"/>
        <w:jc w:val="both"/>
        <w:rPr>
          <w:rFonts w:ascii="Arial" w:hAnsi="Arial" w:cs="Arial"/>
          <w:lang w:val="pt-BR"/>
        </w:rPr>
      </w:pPr>
      <w:r w:rsidRPr="00AE3AF2">
        <w:rPr>
          <w:rFonts w:ascii="Arial" w:hAnsi="Arial" w:cs="Arial"/>
          <w:lang w:val="pt-BR"/>
        </w:rPr>
        <w:t>1)As avaliações são feitas a cada 6 meses.</w:t>
      </w:r>
    </w:p>
    <w:p w14:paraId="68411834" w14:textId="77777777" w:rsidR="00F31B07" w:rsidRPr="00AE3AF2" w:rsidRDefault="00F31B07" w:rsidP="00F31B07">
      <w:pPr>
        <w:pStyle w:val="jorge"/>
        <w:ind w:left="0" w:firstLine="0"/>
        <w:rPr>
          <w:rFonts w:cs="Arial"/>
          <w:lang w:val="pt-BR"/>
        </w:rPr>
      </w:pPr>
    </w:p>
    <w:p w14:paraId="422CF109" w14:textId="77777777" w:rsidR="00F31B07" w:rsidRPr="00AE3AF2" w:rsidRDefault="00F31B07">
      <w:pPr>
        <w:spacing w:line="360" w:lineRule="auto"/>
        <w:rPr>
          <w:rFonts w:ascii="Arial" w:hAnsi="Arial" w:cs="Arial"/>
          <w:b/>
          <w:kern w:val="32"/>
          <w:sz w:val="32"/>
        </w:rPr>
      </w:pPr>
    </w:p>
    <w:p w14:paraId="244A625A" w14:textId="4362D638" w:rsidR="00F31B07" w:rsidRPr="00AE3AF2" w:rsidRDefault="00164127" w:rsidP="003240CE">
      <w:pPr>
        <w:spacing w:line="360" w:lineRule="auto"/>
        <w:jc w:val="center"/>
        <w:rPr>
          <w:rFonts w:ascii="Arial" w:hAnsi="Arial" w:cs="Arial"/>
          <w:color w:val="202124"/>
          <w:sz w:val="24"/>
          <w:szCs w:val="24"/>
          <w:shd w:val="clear" w:color="auto" w:fill="FFFFFF"/>
        </w:rPr>
      </w:pPr>
      <w:r w:rsidRPr="00AE3AF2">
        <w:rPr>
          <w:rFonts w:ascii="Arial" w:hAnsi="Arial" w:cs="Arial"/>
          <w:b/>
          <w:kern w:val="32"/>
          <w:sz w:val="24"/>
          <w:szCs w:val="24"/>
        </w:rPr>
        <w:t xml:space="preserve">APÊNDICE B </w:t>
      </w:r>
      <w:r w:rsidRPr="00AE3AF2">
        <w:rPr>
          <w:rFonts w:ascii="Arial" w:hAnsi="Arial" w:cs="Arial"/>
          <w:bCs/>
          <w:kern w:val="32"/>
          <w:sz w:val="24"/>
          <w:szCs w:val="24"/>
        </w:rPr>
        <w:t xml:space="preserve">- </w:t>
      </w:r>
      <w:r w:rsidR="003240CE" w:rsidRPr="00AE3AF2">
        <w:rPr>
          <w:rFonts w:ascii="Arial" w:hAnsi="Arial" w:cs="Arial"/>
          <w:color w:val="202124"/>
          <w:sz w:val="24"/>
          <w:szCs w:val="24"/>
          <w:shd w:val="clear" w:color="auto" w:fill="FFFFFF"/>
        </w:rPr>
        <w:t xml:space="preserve">Data </w:t>
      </w:r>
      <w:proofErr w:type="spellStart"/>
      <w:r w:rsidR="003240CE" w:rsidRPr="00AE3AF2">
        <w:rPr>
          <w:rFonts w:ascii="Arial" w:hAnsi="Arial" w:cs="Arial"/>
          <w:color w:val="202124"/>
          <w:sz w:val="24"/>
          <w:szCs w:val="24"/>
          <w:shd w:val="clear" w:color="auto" w:fill="FFFFFF"/>
        </w:rPr>
        <w:t>Definition</w:t>
      </w:r>
      <w:proofErr w:type="spellEnd"/>
      <w:r w:rsidR="003240CE" w:rsidRPr="00AE3AF2">
        <w:rPr>
          <w:rFonts w:ascii="Arial" w:hAnsi="Arial" w:cs="Arial"/>
          <w:color w:val="202124"/>
          <w:sz w:val="24"/>
          <w:szCs w:val="24"/>
          <w:shd w:val="clear" w:color="auto" w:fill="FFFFFF"/>
        </w:rPr>
        <w:t xml:space="preserve"> </w:t>
      </w:r>
      <w:proofErr w:type="spellStart"/>
      <w:r w:rsidR="003240CE" w:rsidRPr="00AE3AF2">
        <w:rPr>
          <w:rFonts w:ascii="Arial" w:hAnsi="Arial" w:cs="Arial"/>
          <w:color w:val="202124"/>
          <w:sz w:val="24"/>
          <w:szCs w:val="24"/>
          <w:shd w:val="clear" w:color="auto" w:fill="FFFFFF"/>
        </w:rPr>
        <w:t>Language</w:t>
      </w:r>
      <w:proofErr w:type="spellEnd"/>
      <w:r w:rsidR="003240CE" w:rsidRPr="00AE3AF2">
        <w:rPr>
          <w:rFonts w:ascii="Arial" w:hAnsi="Arial" w:cs="Arial"/>
          <w:color w:val="202124"/>
          <w:sz w:val="24"/>
          <w:szCs w:val="24"/>
          <w:shd w:val="clear" w:color="auto" w:fill="FFFFFF"/>
        </w:rPr>
        <w:t xml:space="preserve"> (Linguagem de Definição de Dados) do banco de Dados</w:t>
      </w:r>
    </w:p>
    <w:p w14:paraId="0281BF9D" w14:textId="77777777" w:rsidR="000624CB" w:rsidRPr="00AE3AF2" w:rsidRDefault="000624CB" w:rsidP="003240CE">
      <w:pPr>
        <w:spacing w:line="360" w:lineRule="auto"/>
        <w:jc w:val="center"/>
        <w:rPr>
          <w:rFonts w:ascii="Arial" w:hAnsi="Arial" w:cs="Arial"/>
          <w:color w:val="202124"/>
          <w:sz w:val="24"/>
          <w:szCs w:val="24"/>
          <w:shd w:val="clear" w:color="auto" w:fill="FFFFFF"/>
        </w:rPr>
      </w:pPr>
    </w:p>
    <w:p w14:paraId="4D8FA276" w14:textId="288EAC1E" w:rsidR="00F31B07" w:rsidRPr="00AE3AF2" w:rsidRDefault="000624CB">
      <w:pPr>
        <w:spacing w:line="360" w:lineRule="auto"/>
        <w:rPr>
          <w:rFonts w:ascii="Arial" w:hAnsi="Arial" w:cs="Arial"/>
          <w:b/>
          <w:kern w:val="32"/>
          <w:sz w:val="32"/>
        </w:rPr>
      </w:pPr>
      <w:r w:rsidRPr="00AE3AF2">
        <w:rPr>
          <w:rFonts w:ascii="Arial" w:hAnsi="Arial" w:cs="Arial"/>
          <w:b/>
          <w:kern w:val="32"/>
          <w:sz w:val="32"/>
        </w:rPr>
        <w:object w:dxaOrig="770" w:dyaOrig="830" w14:anchorId="0C12A3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8.4pt;height:41.4pt" o:ole="">
            <v:imagedata r:id="rId23" o:title=""/>
          </v:shape>
          <o:OLEObject Type="Embed" ProgID="Package" ShapeID="_x0000_i1028" DrawAspect="Content" ObjectID="_1679946425" r:id="rId24"/>
        </w:object>
      </w:r>
    </w:p>
    <w:p w14:paraId="1A58590B" w14:textId="77777777" w:rsidR="00F31B07" w:rsidRPr="00AE3AF2" w:rsidRDefault="00F31B07">
      <w:pPr>
        <w:spacing w:line="360" w:lineRule="auto"/>
        <w:rPr>
          <w:rFonts w:ascii="Arial" w:hAnsi="Arial" w:cs="Arial"/>
          <w:b/>
          <w:kern w:val="32"/>
          <w:sz w:val="32"/>
        </w:rPr>
      </w:pPr>
    </w:p>
    <w:p w14:paraId="4A5CBC1C" w14:textId="77777777" w:rsidR="00F31B07" w:rsidRPr="00AE3AF2" w:rsidRDefault="00F31B07">
      <w:pPr>
        <w:spacing w:line="360" w:lineRule="auto"/>
        <w:rPr>
          <w:rFonts w:ascii="Arial" w:hAnsi="Arial" w:cs="Arial"/>
          <w:b/>
          <w:kern w:val="32"/>
          <w:sz w:val="32"/>
        </w:rPr>
      </w:pPr>
    </w:p>
    <w:p w14:paraId="62A95217" w14:textId="77777777" w:rsidR="00F31B07" w:rsidRPr="00AE3AF2" w:rsidRDefault="00F31B07">
      <w:pPr>
        <w:spacing w:line="360" w:lineRule="auto"/>
        <w:rPr>
          <w:rFonts w:ascii="Arial" w:hAnsi="Arial" w:cs="Arial"/>
          <w:b/>
          <w:kern w:val="32"/>
          <w:sz w:val="32"/>
        </w:rPr>
      </w:pPr>
    </w:p>
    <w:p w14:paraId="14BF26FB" w14:textId="77777777" w:rsidR="00F31B07" w:rsidRPr="00AE3AF2" w:rsidRDefault="00F31B07">
      <w:pPr>
        <w:spacing w:line="360" w:lineRule="auto"/>
        <w:rPr>
          <w:rFonts w:ascii="Arial" w:hAnsi="Arial" w:cs="Arial"/>
          <w:b/>
          <w:kern w:val="32"/>
          <w:sz w:val="32"/>
        </w:rPr>
      </w:pPr>
    </w:p>
    <w:p w14:paraId="044730DF" w14:textId="77777777" w:rsidR="00F31B07" w:rsidRPr="00AE3AF2" w:rsidRDefault="00F31B07">
      <w:pPr>
        <w:spacing w:line="360" w:lineRule="auto"/>
        <w:rPr>
          <w:rFonts w:ascii="Arial" w:hAnsi="Arial" w:cs="Arial"/>
          <w:b/>
          <w:kern w:val="32"/>
          <w:sz w:val="32"/>
        </w:rPr>
      </w:pPr>
    </w:p>
    <w:p w14:paraId="3A2A8BA4" w14:textId="77777777" w:rsidR="00F31B07" w:rsidRPr="00AE3AF2" w:rsidRDefault="00F31B07">
      <w:pPr>
        <w:spacing w:line="360" w:lineRule="auto"/>
        <w:rPr>
          <w:rFonts w:ascii="Arial" w:hAnsi="Arial" w:cs="Arial"/>
          <w:b/>
          <w:kern w:val="32"/>
          <w:sz w:val="32"/>
        </w:rPr>
      </w:pPr>
    </w:p>
    <w:p w14:paraId="0D3BE800" w14:textId="77777777" w:rsidR="00F31B07" w:rsidRPr="00AE3AF2" w:rsidRDefault="00F31B07">
      <w:pPr>
        <w:spacing w:line="360" w:lineRule="auto"/>
        <w:rPr>
          <w:rFonts w:ascii="Arial" w:hAnsi="Arial" w:cs="Arial"/>
          <w:b/>
          <w:kern w:val="32"/>
          <w:sz w:val="32"/>
        </w:rPr>
      </w:pPr>
    </w:p>
    <w:p w14:paraId="4E3FFE2C" w14:textId="77777777" w:rsidR="00F31B07" w:rsidRPr="00AE3AF2" w:rsidRDefault="00F31B07">
      <w:pPr>
        <w:spacing w:line="360" w:lineRule="auto"/>
        <w:rPr>
          <w:rFonts w:ascii="Arial" w:hAnsi="Arial" w:cs="Arial"/>
          <w:b/>
          <w:kern w:val="32"/>
          <w:sz w:val="32"/>
        </w:rPr>
      </w:pPr>
    </w:p>
    <w:p w14:paraId="0806C457" w14:textId="77777777" w:rsidR="00F31B07" w:rsidRPr="00AE3AF2" w:rsidRDefault="00F31B07">
      <w:pPr>
        <w:spacing w:line="360" w:lineRule="auto"/>
        <w:rPr>
          <w:rFonts w:ascii="Arial" w:hAnsi="Arial" w:cs="Arial"/>
          <w:b/>
          <w:kern w:val="32"/>
          <w:sz w:val="32"/>
        </w:rPr>
      </w:pPr>
    </w:p>
    <w:p w14:paraId="06A6F5BB" w14:textId="77777777" w:rsidR="00F31B07" w:rsidRPr="00AE3AF2" w:rsidRDefault="00F31B07">
      <w:pPr>
        <w:spacing w:line="360" w:lineRule="auto"/>
        <w:rPr>
          <w:rFonts w:ascii="Arial" w:hAnsi="Arial" w:cs="Arial"/>
          <w:b/>
          <w:kern w:val="32"/>
          <w:sz w:val="32"/>
        </w:rPr>
      </w:pPr>
    </w:p>
    <w:p w14:paraId="4E2DBC48" w14:textId="77777777" w:rsidR="00F31B07" w:rsidRPr="00AE3AF2" w:rsidRDefault="00F31B07">
      <w:pPr>
        <w:spacing w:line="360" w:lineRule="auto"/>
        <w:rPr>
          <w:rFonts w:ascii="Arial" w:hAnsi="Arial" w:cs="Arial"/>
          <w:b/>
          <w:kern w:val="32"/>
          <w:sz w:val="32"/>
        </w:rPr>
      </w:pPr>
    </w:p>
    <w:p w14:paraId="4B9CFC95" w14:textId="77777777" w:rsidR="00F31B07" w:rsidRPr="00AE3AF2" w:rsidRDefault="00F31B07">
      <w:pPr>
        <w:spacing w:line="360" w:lineRule="auto"/>
        <w:rPr>
          <w:rFonts w:ascii="Arial" w:hAnsi="Arial" w:cs="Arial"/>
          <w:b/>
          <w:kern w:val="32"/>
          <w:sz w:val="32"/>
        </w:rPr>
      </w:pPr>
    </w:p>
    <w:p w14:paraId="6092C595" w14:textId="77777777" w:rsidR="00F31B07" w:rsidRPr="00AE3AF2" w:rsidRDefault="00F31B07">
      <w:pPr>
        <w:spacing w:line="360" w:lineRule="auto"/>
        <w:rPr>
          <w:rFonts w:ascii="Arial" w:hAnsi="Arial" w:cs="Arial"/>
          <w:b/>
          <w:kern w:val="32"/>
          <w:sz w:val="32"/>
        </w:rPr>
      </w:pPr>
    </w:p>
    <w:p w14:paraId="79B2BCB8" w14:textId="77777777" w:rsidR="00F31B07" w:rsidRPr="00AE3AF2" w:rsidRDefault="00F31B07">
      <w:pPr>
        <w:spacing w:line="360" w:lineRule="auto"/>
        <w:rPr>
          <w:rFonts w:ascii="Arial" w:hAnsi="Arial" w:cs="Arial"/>
          <w:b/>
          <w:kern w:val="32"/>
          <w:sz w:val="32"/>
        </w:rPr>
      </w:pPr>
    </w:p>
    <w:p w14:paraId="1642F509" w14:textId="1FCB0DAE" w:rsidR="002A689B" w:rsidRPr="00AE3AF2" w:rsidRDefault="002A689B" w:rsidP="0030090E">
      <w:pPr>
        <w:pStyle w:val="Ttulo"/>
        <w:jc w:val="left"/>
        <w:rPr>
          <w:rFonts w:cs="Arial"/>
        </w:rPr>
      </w:pPr>
      <w:r w:rsidRPr="00AE3AF2">
        <w:rPr>
          <w:rFonts w:cs="Arial"/>
        </w:rPr>
        <w:t>Anexo</w:t>
      </w:r>
      <w:r w:rsidR="008404D2" w:rsidRPr="00AE3AF2">
        <w:rPr>
          <w:rFonts w:cs="Arial"/>
        </w:rPr>
        <w:t>s</w:t>
      </w:r>
    </w:p>
    <w:p w14:paraId="371B74D3" w14:textId="77777777" w:rsidR="002A689B" w:rsidRPr="00AE3AF2" w:rsidRDefault="002A689B" w:rsidP="002A689B">
      <w:pPr>
        <w:spacing w:before="100" w:beforeAutospacing="1" w:after="100" w:afterAutospacing="1"/>
        <w:ind w:left="720"/>
        <w:rPr>
          <w:rFonts w:ascii="Arial" w:hAnsi="Arial" w:cs="Arial"/>
          <w:color w:val="2F5496" w:themeColor="accent5" w:themeShade="BF"/>
          <w:sz w:val="24"/>
          <w:szCs w:val="24"/>
        </w:rPr>
      </w:pPr>
      <w:r w:rsidRPr="00AE3AF2">
        <w:rPr>
          <w:rFonts w:ascii="Arial" w:hAnsi="Arial" w:cs="Arial"/>
          <w:color w:val="2F5496" w:themeColor="accent5" w:themeShade="BF"/>
          <w:sz w:val="24"/>
          <w:szCs w:val="24"/>
        </w:rPr>
        <w:t>É opcional. Documentos agregados à obra para fins de comprovação de dados ou ilustração.</w:t>
      </w:r>
    </w:p>
    <w:p w14:paraId="2088B1D8" w14:textId="77777777" w:rsidR="002A689B" w:rsidRPr="00AE3AF2" w:rsidRDefault="002A689B">
      <w:pPr>
        <w:spacing w:line="360" w:lineRule="auto"/>
        <w:rPr>
          <w:rFonts w:ascii="Arial" w:hAnsi="Arial" w:cs="Arial"/>
          <w:b/>
          <w:color w:val="2F5496" w:themeColor="accent5" w:themeShade="BF"/>
          <w:kern w:val="32"/>
          <w:sz w:val="24"/>
          <w:szCs w:val="24"/>
        </w:rPr>
      </w:pPr>
    </w:p>
    <w:p w14:paraId="21BF0B5A" w14:textId="5171059E" w:rsidR="009E1A5B" w:rsidRPr="00AE3AF2" w:rsidRDefault="009E1A5B">
      <w:pPr>
        <w:rPr>
          <w:rFonts w:ascii="Arial" w:hAnsi="Arial" w:cs="Arial"/>
          <w:b/>
          <w:kern w:val="32"/>
          <w:sz w:val="32"/>
        </w:rPr>
      </w:pPr>
      <w:r w:rsidRPr="00AE3AF2">
        <w:rPr>
          <w:rFonts w:ascii="Arial" w:hAnsi="Arial" w:cs="Arial"/>
          <w:b/>
          <w:kern w:val="32"/>
          <w:sz w:val="32"/>
        </w:rPr>
        <w:br w:type="page"/>
      </w:r>
    </w:p>
    <w:p w14:paraId="04FCBDE6" w14:textId="6277CA14" w:rsidR="00630B78" w:rsidRPr="00AE3AF2" w:rsidRDefault="004706F4" w:rsidP="0009407C">
      <w:pPr>
        <w:pStyle w:val="Ttulo1"/>
        <w:spacing w:line="360" w:lineRule="auto"/>
        <w:jc w:val="both"/>
        <w:rPr>
          <w:rFonts w:cs="Arial"/>
          <w:sz w:val="28"/>
          <w:szCs w:val="28"/>
        </w:rPr>
      </w:pPr>
      <w:r w:rsidRPr="00AE3AF2">
        <w:rPr>
          <w:rFonts w:cs="Arial"/>
          <w:sz w:val="28"/>
          <w:szCs w:val="28"/>
          <w:highlight w:val="yellow"/>
        </w:rPr>
        <w:lastRenderedPageBreak/>
        <w:t>Padrões de formatação s serem utilizados:</w:t>
      </w:r>
    </w:p>
    <w:p w14:paraId="4D783DB2" w14:textId="281C269E" w:rsidR="00BC4D7B" w:rsidRPr="00AE3AF2" w:rsidRDefault="0009407C" w:rsidP="0009407C">
      <w:pPr>
        <w:pStyle w:val="Ttulo1"/>
        <w:spacing w:line="360" w:lineRule="auto"/>
        <w:jc w:val="both"/>
        <w:rPr>
          <w:rFonts w:cs="Arial"/>
          <w:sz w:val="28"/>
          <w:szCs w:val="28"/>
        </w:rPr>
      </w:pPr>
      <w:r w:rsidRPr="00AE3AF2">
        <w:rPr>
          <w:rFonts w:cs="Arial"/>
          <w:sz w:val="28"/>
          <w:szCs w:val="28"/>
        </w:rPr>
        <w:t xml:space="preserve">1. </w:t>
      </w:r>
      <w:r w:rsidR="00EA5EF0" w:rsidRPr="00AE3AF2">
        <w:rPr>
          <w:rFonts w:cs="Arial"/>
          <w:sz w:val="28"/>
          <w:szCs w:val="28"/>
        </w:rPr>
        <w:t xml:space="preserve"> T</w:t>
      </w:r>
      <w:r w:rsidR="00700269" w:rsidRPr="00AE3AF2">
        <w:rPr>
          <w:rFonts w:cs="Arial"/>
          <w:sz w:val="28"/>
          <w:szCs w:val="28"/>
        </w:rPr>
        <w:t>ítulos use letra A</w:t>
      </w:r>
      <w:r w:rsidR="00BC4D7B" w:rsidRPr="00AE3AF2">
        <w:rPr>
          <w:rFonts w:cs="Arial"/>
          <w:sz w:val="28"/>
          <w:szCs w:val="28"/>
        </w:rPr>
        <w:t>rial</w:t>
      </w:r>
      <w:r w:rsidR="00700269" w:rsidRPr="00AE3AF2">
        <w:rPr>
          <w:rFonts w:cs="Arial"/>
          <w:sz w:val="28"/>
          <w:szCs w:val="28"/>
        </w:rPr>
        <w:t xml:space="preserve"> ou Times New Roman</w:t>
      </w:r>
      <w:r w:rsidR="0030090E" w:rsidRPr="00AE3AF2">
        <w:rPr>
          <w:rFonts w:cs="Arial"/>
          <w:sz w:val="28"/>
          <w:szCs w:val="28"/>
        </w:rPr>
        <w:t>, 14</w:t>
      </w:r>
      <w:r w:rsidR="00BC4D7B" w:rsidRPr="00AE3AF2">
        <w:rPr>
          <w:rFonts w:cs="Arial"/>
          <w:sz w:val="28"/>
          <w:szCs w:val="28"/>
        </w:rPr>
        <w:t>, negrito</w:t>
      </w:r>
    </w:p>
    <w:p w14:paraId="18E3B606" w14:textId="2043FF57" w:rsidR="00CF0A60" w:rsidRPr="00AE3AF2" w:rsidRDefault="00CF0A60" w:rsidP="00A6370D">
      <w:pPr>
        <w:numPr>
          <w:ilvl w:val="1"/>
          <w:numId w:val="2"/>
        </w:numPr>
        <w:rPr>
          <w:rFonts w:ascii="Arial" w:hAnsi="Arial" w:cs="Arial"/>
          <w:b/>
          <w:sz w:val="24"/>
          <w:szCs w:val="24"/>
        </w:rPr>
      </w:pPr>
      <w:r w:rsidRPr="00AE3AF2">
        <w:rPr>
          <w:rFonts w:ascii="Arial" w:hAnsi="Arial" w:cs="Arial"/>
          <w:b/>
          <w:sz w:val="24"/>
          <w:szCs w:val="24"/>
        </w:rPr>
        <w:t>Subtítulos, Arial</w:t>
      </w:r>
      <w:r w:rsidR="00700269" w:rsidRPr="00AE3AF2">
        <w:rPr>
          <w:rFonts w:ascii="Arial" w:hAnsi="Arial" w:cs="Arial"/>
          <w:b/>
          <w:sz w:val="24"/>
          <w:szCs w:val="24"/>
        </w:rPr>
        <w:t xml:space="preserve"> ou </w:t>
      </w:r>
      <w:r w:rsidR="00700269" w:rsidRPr="00AE3AF2">
        <w:rPr>
          <w:rFonts w:ascii="Arial" w:hAnsi="Arial" w:cs="Arial"/>
          <w:sz w:val="24"/>
          <w:szCs w:val="24"/>
        </w:rPr>
        <w:t>Times New Roman</w:t>
      </w:r>
      <w:r w:rsidR="0030090E" w:rsidRPr="00AE3AF2">
        <w:rPr>
          <w:rFonts w:ascii="Arial" w:hAnsi="Arial" w:cs="Arial"/>
          <w:b/>
          <w:sz w:val="24"/>
          <w:szCs w:val="24"/>
        </w:rPr>
        <w:t>, tamanho 12</w:t>
      </w:r>
      <w:r w:rsidRPr="00AE3AF2">
        <w:rPr>
          <w:rFonts w:ascii="Arial" w:hAnsi="Arial" w:cs="Arial"/>
          <w:b/>
          <w:sz w:val="24"/>
          <w:szCs w:val="24"/>
        </w:rPr>
        <w:t>, negrito</w:t>
      </w:r>
    </w:p>
    <w:p w14:paraId="72CACE48" w14:textId="77777777" w:rsidR="00CF0A60" w:rsidRPr="00AE3AF2" w:rsidRDefault="00CF0A60" w:rsidP="00CF0A60">
      <w:pPr>
        <w:rPr>
          <w:rFonts w:ascii="Arial" w:hAnsi="Arial" w:cs="Arial"/>
          <w:b/>
          <w:sz w:val="24"/>
          <w:szCs w:val="24"/>
        </w:rPr>
      </w:pPr>
    </w:p>
    <w:p w14:paraId="461D8457" w14:textId="77777777" w:rsidR="00700269" w:rsidRPr="00AE3AF2" w:rsidRDefault="00700269" w:rsidP="00700269">
      <w:pPr>
        <w:rPr>
          <w:rFonts w:ascii="Arial" w:hAnsi="Arial" w:cs="Arial"/>
          <w:sz w:val="24"/>
          <w:szCs w:val="24"/>
        </w:rPr>
      </w:pPr>
    </w:p>
    <w:p w14:paraId="413BA28C" w14:textId="1C64E28F" w:rsidR="00700269" w:rsidRPr="00AE3AF2" w:rsidRDefault="00700269" w:rsidP="00700269">
      <w:pPr>
        <w:rPr>
          <w:rFonts w:ascii="Arial" w:hAnsi="Arial" w:cs="Arial"/>
          <w:sz w:val="24"/>
          <w:szCs w:val="24"/>
        </w:rPr>
      </w:pPr>
      <w:r w:rsidRPr="00AE3AF2">
        <w:rPr>
          <w:rFonts w:ascii="Arial" w:hAnsi="Arial" w:cs="Arial"/>
          <w:b/>
          <w:sz w:val="24"/>
          <w:szCs w:val="24"/>
        </w:rPr>
        <w:t>Corpo do texto:</w:t>
      </w:r>
      <w:r w:rsidRPr="00AE3AF2">
        <w:rPr>
          <w:rFonts w:ascii="Arial" w:hAnsi="Arial" w:cs="Arial"/>
          <w:sz w:val="24"/>
          <w:szCs w:val="24"/>
        </w:rPr>
        <w:t xml:space="preserve"> </w:t>
      </w:r>
      <w:r w:rsidR="00BC4D7B" w:rsidRPr="00AE3AF2">
        <w:rPr>
          <w:rFonts w:ascii="Arial" w:hAnsi="Arial" w:cs="Arial"/>
          <w:sz w:val="24"/>
          <w:szCs w:val="24"/>
        </w:rPr>
        <w:t>Todo o corpo do texto deverá estar formatado com letra Arial</w:t>
      </w:r>
      <w:r w:rsidRPr="00AE3AF2">
        <w:rPr>
          <w:rFonts w:ascii="Arial" w:hAnsi="Arial" w:cs="Arial"/>
          <w:sz w:val="24"/>
          <w:szCs w:val="24"/>
        </w:rPr>
        <w:t xml:space="preserve"> ou Times New Roman</w:t>
      </w:r>
      <w:r w:rsidR="00BC4D7B" w:rsidRPr="00AE3AF2">
        <w:rPr>
          <w:rFonts w:ascii="Arial" w:hAnsi="Arial" w:cs="Arial"/>
          <w:sz w:val="24"/>
          <w:szCs w:val="24"/>
        </w:rPr>
        <w:t xml:space="preserve"> tamanho 12.</w:t>
      </w:r>
      <w:r w:rsidRPr="00AE3AF2">
        <w:rPr>
          <w:rFonts w:ascii="Arial" w:hAnsi="Arial" w:cs="Arial"/>
          <w:sz w:val="24"/>
          <w:szCs w:val="24"/>
        </w:rPr>
        <w:t xml:space="preserve">  </w:t>
      </w:r>
      <w:r w:rsidR="0009407C" w:rsidRPr="00AE3AF2">
        <w:rPr>
          <w:rFonts w:ascii="Arial" w:hAnsi="Arial" w:cs="Arial"/>
          <w:sz w:val="24"/>
          <w:szCs w:val="24"/>
        </w:rPr>
        <w:t>Espaçamento entre linhas 1,5</w:t>
      </w:r>
      <w:r w:rsidRPr="00AE3AF2">
        <w:rPr>
          <w:rFonts w:ascii="Arial" w:hAnsi="Arial" w:cs="Arial"/>
          <w:sz w:val="24"/>
          <w:szCs w:val="24"/>
        </w:rPr>
        <w:t xml:space="preserve">. </w:t>
      </w:r>
    </w:p>
    <w:p w14:paraId="19F0E835" w14:textId="77777777" w:rsidR="00700269" w:rsidRPr="00AE3AF2" w:rsidRDefault="00700269" w:rsidP="00700269">
      <w:pPr>
        <w:rPr>
          <w:rFonts w:ascii="Arial" w:hAnsi="Arial" w:cs="Arial"/>
          <w:sz w:val="24"/>
          <w:szCs w:val="24"/>
        </w:rPr>
      </w:pPr>
    </w:p>
    <w:p w14:paraId="7E60C252" w14:textId="1A6C419B" w:rsidR="00700269" w:rsidRPr="00AE3AF2" w:rsidRDefault="00700269" w:rsidP="00700269">
      <w:pPr>
        <w:rPr>
          <w:rFonts w:ascii="Arial" w:hAnsi="Arial" w:cs="Arial"/>
          <w:sz w:val="24"/>
          <w:szCs w:val="24"/>
          <w:lang w:eastAsia="pt-BR"/>
        </w:rPr>
      </w:pPr>
      <w:r w:rsidRPr="00AE3AF2">
        <w:rPr>
          <w:rFonts w:ascii="Arial" w:hAnsi="Arial" w:cs="Arial"/>
          <w:b/>
          <w:bCs/>
          <w:sz w:val="24"/>
          <w:szCs w:val="24"/>
          <w:lang w:eastAsia="pt-BR"/>
        </w:rPr>
        <w:t>Itálico:</w:t>
      </w:r>
      <w:r w:rsidRPr="00AE3AF2">
        <w:rPr>
          <w:rFonts w:ascii="Arial" w:hAnsi="Arial" w:cs="Arial"/>
          <w:sz w:val="24"/>
          <w:szCs w:val="24"/>
          <w:lang w:eastAsia="pt-BR"/>
        </w:rPr>
        <w:t xml:space="preserve"> Deve ser usado nas palavras de outros idiomas. Esta orientação não se aplica às expressões latinas apud e et al. </w:t>
      </w:r>
    </w:p>
    <w:p w14:paraId="722AFD2C" w14:textId="77777777" w:rsidR="00700269" w:rsidRPr="00AE3AF2" w:rsidRDefault="00700269" w:rsidP="00700269">
      <w:pPr>
        <w:spacing w:line="360" w:lineRule="auto"/>
        <w:rPr>
          <w:rFonts w:ascii="Arial" w:hAnsi="Arial" w:cs="Arial"/>
          <w:sz w:val="24"/>
          <w:szCs w:val="24"/>
        </w:rPr>
      </w:pPr>
    </w:p>
    <w:p w14:paraId="7C799131" w14:textId="2A69155A" w:rsidR="00700269" w:rsidRPr="00AE3AF2" w:rsidRDefault="00700269" w:rsidP="00700269">
      <w:pPr>
        <w:spacing w:line="360" w:lineRule="auto"/>
        <w:rPr>
          <w:rFonts w:ascii="Arial" w:hAnsi="Arial" w:cs="Arial"/>
          <w:sz w:val="24"/>
          <w:szCs w:val="24"/>
          <w:lang w:eastAsia="pt-BR"/>
        </w:rPr>
      </w:pPr>
      <w:r w:rsidRPr="00AE3AF2">
        <w:rPr>
          <w:rFonts w:ascii="Arial" w:hAnsi="Arial" w:cs="Arial"/>
          <w:b/>
          <w:sz w:val="24"/>
          <w:szCs w:val="24"/>
        </w:rPr>
        <w:t xml:space="preserve">Formatação da página:  </w:t>
      </w:r>
      <w:r w:rsidRPr="00AE3AF2">
        <w:rPr>
          <w:rFonts w:ascii="Arial" w:hAnsi="Arial" w:cs="Arial"/>
          <w:bCs/>
          <w:sz w:val="24"/>
          <w:szCs w:val="24"/>
          <w:lang w:eastAsia="pt-BR"/>
        </w:rPr>
        <w:t>Margens:</w:t>
      </w:r>
      <w:r w:rsidRPr="00AE3AF2">
        <w:rPr>
          <w:rFonts w:ascii="Arial" w:hAnsi="Arial" w:cs="Arial"/>
          <w:sz w:val="24"/>
          <w:szCs w:val="24"/>
          <w:lang w:eastAsia="pt-BR"/>
        </w:rPr>
        <w:t xml:space="preserve"> Direita e inferior: </w:t>
      </w:r>
      <w:proofErr w:type="spellStart"/>
      <w:r w:rsidRPr="00AE3AF2">
        <w:rPr>
          <w:rFonts w:ascii="Arial" w:hAnsi="Arial" w:cs="Arial"/>
          <w:sz w:val="24"/>
          <w:szCs w:val="24"/>
          <w:lang w:eastAsia="pt-BR"/>
        </w:rPr>
        <w:t>2cm</w:t>
      </w:r>
      <w:proofErr w:type="spellEnd"/>
      <w:r w:rsidRPr="00AE3AF2">
        <w:rPr>
          <w:rFonts w:ascii="Arial" w:hAnsi="Arial" w:cs="Arial"/>
          <w:sz w:val="24"/>
          <w:szCs w:val="24"/>
          <w:lang w:eastAsia="pt-BR"/>
        </w:rPr>
        <w:t xml:space="preserve"> / Esquerda e superior: </w:t>
      </w:r>
      <w:proofErr w:type="spellStart"/>
      <w:r w:rsidRPr="00AE3AF2">
        <w:rPr>
          <w:rFonts w:ascii="Arial" w:hAnsi="Arial" w:cs="Arial"/>
          <w:sz w:val="24"/>
          <w:szCs w:val="24"/>
          <w:lang w:eastAsia="pt-BR"/>
        </w:rPr>
        <w:t>3cm</w:t>
      </w:r>
      <w:proofErr w:type="spellEnd"/>
    </w:p>
    <w:p w14:paraId="182EDE45" w14:textId="5911B4A9" w:rsidR="00700269" w:rsidRPr="00AE3AF2" w:rsidRDefault="00700269" w:rsidP="00700269">
      <w:pPr>
        <w:spacing w:line="360" w:lineRule="auto"/>
        <w:ind w:left="2487" w:firstLine="349"/>
        <w:rPr>
          <w:rFonts w:ascii="Arial" w:hAnsi="Arial" w:cs="Arial"/>
          <w:b/>
          <w:sz w:val="24"/>
        </w:rPr>
      </w:pPr>
      <w:r w:rsidRPr="00AE3AF2">
        <w:rPr>
          <w:rFonts w:ascii="Arial" w:hAnsi="Arial" w:cs="Arial"/>
          <w:sz w:val="24"/>
          <w:szCs w:val="24"/>
        </w:rPr>
        <w:t>Espaçamento entre linhas 1,5</w:t>
      </w:r>
    </w:p>
    <w:p w14:paraId="7F4D7FDA" w14:textId="77777777" w:rsidR="00630B78" w:rsidRPr="00AE3AF2" w:rsidRDefault="00630B78" w:rsidP="00190581">
      <w:pPr>
        <w:pStyle w:val="jorge"/>
        <w:ind w:left="0" w:firstLine="0"/>
        <w:jc w:val="left"/>
        <w:rPr>
          <w:rFonts w:cs="Arial"/>
          <w:b/>
          <w:kern w:val="32"/>
          <w:sz w:val="28"/>
          <w:szCs w:val="28"/>
          <w:lang w:val="pt-BR"/>
        </w:rPr>
      </w:pPr>
    </w:p>
    <w:p w14:paraId="5B2ED630" w14:textId="77777777" w:rsidR="00630B78" w:rsidRPr="00AE3AF2" w:rsidRDefault="00630B78" w:rsidP="00190581">
      <w:pPr>
        <w:pStyle w:val="jorge"/>
        <w:ind w:left="0" w:firstLine="0"/>
        <w:jc w:val="left"/>
        <w:rPr>
          <w:rFonts w:cs="Arial"/>
          <w:b/>
          <w:kern w:val="32"/>
          <w:sz w:val="28"/>
          <w:szCs w:val="28"/>
          <w:lang w:val="pt-BR"/>
        </w:rPr>
      </w:pPr>
    </w:p>
    <w:p w14:paraId="2EDBE35A" w14:textId="77777777" w:rsidR="00630B78" w:rsidRPr="00AE3AF2" w:rsidRDefault="00630B78" w:rsidP="00190581">
      <w:pPr>
        <w:pStyle w:val="jorge"/>
        <w:ind w:left="0" w:firstLine="0"/>
        <w:jc w:val="left"/>
        <w:rPr>
          <w:rFonts w:cs="Arial"/>
          <w:b/>
          <w:kern w:val="32"/>
          <w:sz w:val="28"/>
          <w:szCs w:val="28"/>
          <w:lang w:val="pt-BR"/>
        </w:rPr>
      </w:pPr>
    </w:p>
    <w:p w14:paraId="44ADCD76" w14:textId="77777777" w:rsidR="00630B78" w:rsidRPr="00AE3AF2" w:rsidRDefault="00630B78" w:rsidP="00190581">
      <w:pPr>
        <w:pStyle w:val="jorge"/>
        <w:ind w:left="0" w:firstLine="0"/>
        <w:jc w:val="left"/>
        <w:rPr>
          <w:rFonts w:cs="Arial"/>
          <w:b/>
          <w:kern w:val="32"/>
          <w:sz w:val="28"/>
          <w:szCs w:val="28"/>
          <w:lang w:val="pt-BR"/>
        </w:rPr>
      </w:pPr>
    </w:p>
    <w:p w14:paraId="5AAFF292" w14:textId="77777777" w:rsidR="00630B78" w:rsidRPr="00AE3AF2" w:rsidRDefault="00630B78" w:rsidP="00190581">
      <w:pPr>
        <w:pStyle w:val="jorge"/>
        <w:ind w:left="0" w:firstLine="0"/>
        <w:jc w:val="left"/>
        <w:rPr>
          <w:rFonts w:cs="Arial"/>
          <w:b/>
          <w:kern w:val="32"/>
          <w:sz w:val="28"/>
          <w:szCs w:val="28"/>
          <w:lang w:val="pt-BR"/>
        </w:rPr>
      </w:pPr>
    </w:p>
    <w:p w14:paraId="2AF9A88D" w14:textId="77777777" w:rsidR="00630B78" w:rsidRPr="00AE3AF2" w:rsidRDefault="00630B78" w:rsidP="00190581">
      <w:pPr>
        <w:pStyle w:val="jorge"/>
        <w:ind w:left="0" w:firstLine="0"/>
        <w:jc w:val="left"/>
        <w:rPr>
          <w:rFonts w:cs="Arial"/>
          <w:b/>
          <w:kern w:val="32"/>
          <w:sz w:val="28"/>
          <w:szCs w:val="28"/>
          <w:lang w:val="pt-BR"/>
        </w:rPr>
      </w:pPr>
    </w:p>
    <w:p w14:paraId="46C3F713" w14:textId="77777777" w:rsidR="00630B78" w:rsidRPr="00AE3AF2" w:rsidRDefault="00630B78" w:rsidP="00190581">
      <w:pPr>
        <w:pStyle w:val="jorge"/>
        <w:ind w:left="0" w:firstLine="0"/>
        <w:jc w:val="left"/>
        <w:rPr>
          <w:rFonts w:cs="Arial"/>
          <w:b/>
          <w:kern w:val="32"/>
          <w:sz w:val="28"/>
          <w:szCs w:val="28"/>
          <w:lang w:val="pt-BR"/>
        </w:rPr>
      </w:pPr>
    </w:p>
    <w:p w14:paraId="66EA632D" w14:textId="77777777" w:rsidR="00630B78" w:rsidRPr="00AE3AF2" w:rsidRDefault="00630B78" w:rsidP="00190581">
      <w:pPr>
        <w:pStyle w:val="jorge"/>
        <w:ind w:left="0" w:firstLine="0"/>
        <w:jc w:val="left"/>
        <w:rPr>
          <w:rFonts w:cs="Arial"/>
          <w:b/>
          <w:kern w:val="32"/>
          <w:sz w:val="28"/>
          <w:szCs w:val="28"/>
          <w:lang w:val="pt-BR"/>
        </w:rPr>
      </w:pPr>
    </w:p>
    <w:p w14:paraId="48EB95EE" w14:textId="77777777" w:rsidR="00630B78" w:rsidRPr="00AE3AF2" w:rsidRDefault="00630B78" w:rsidP="00190581">
      <w:pPr>
        <w:pStyle w:val="jorge"/>
        <w:ind w:left="0" w:firstLine="0"/>
        <w:jc w:val="left"/>
        <w:rPr>
          <w:rFonts w:cs="Arial"/>
          <w:b/>
          <w:kern w:val="32"/>
          <w:sz w:val="28"/>
          <w:szCs w:val="28"/>
          <w:lang w:val="pt-BR"/>
        </w:rPr>
      </w:pPr>
    </w:p>
    <w:p w14:paraId="10E3AA79" w14:textId="77777777" w:rsidR="00630B78" w:rsidRPr="00AE3AF2" w:rsidRDefault="00630B78" w:rsidP="00190581">
      <w:pPr>
        <w:pStyle w:val="jorge"/>
        <w:ind w:left="0" w:firstLine="0"/>
        <w:jc w:val="left"/>
        <w:rPr>
          <w:rFonts w:cs="Arial"/>
          <w:b/>
          <w:kern w:val="32"/>
          <w:sz w:val="28"/>
          <w:szCs w:val="28"/>
          <w:lang w:val="pt-BR"/>
        </w:rPr>
      </w:pPr>
    </w:p>
    <w:p w14:paraId="41CC3C18" w14:textId="77777777" w:rsidR="00630B78" w:rsidRPr="00AE3AF2" w:rsidRDefault="00630B78" w:rsidP="00190581">
      <w:pPr>
        <w:pStyle w:val="jorge"/>
        <w:ind w:left="0" w:firstLine="0"/>
        <w:jc w:val="left"/>
        <w:rPr>
          <w:rFonts w:cs="Arial"/>
          <w:b/>
          <w:kern w:val="32"/>
          <w:sz w:val="28"/>
          <w:szCs w:val="28"/>
          <w:lang w:val="pt-BR"/>
        </w:rPr>
      </w:pPr>
    </w:p>
    <w:p w14:paraId="532A4A05" w14:textId="77777777" w:rsidR="00630B78" w:rsidRPr="00AE3AF2" w:rsidRDefault="00630B78" w:rsidP="00190581">
      <w:pPr>
        <w:pStyle w:val="jorge"/>
        <w:ind w:left="0" w:firstLine="0"/>
        <w:jc w:val="left"/>
        <w:rPr>
          <w:rFonts w:cs="Arial"/>
          <w:b/>
          <w:kern w:val="32"/>
          <w:sz w:val="28"/>
          <w:szCs w:val="28"/>
          <w:lang w:val="pt-BR"/>
        </w:rPr>
      </w:pPr>
    </w:p>
    <w:p w14:paraId="186691D6" w14:textId="77777777" w:rsidR="00630B78" w:rsidRPr="00AE3AF2" w:rsidRDefault="00630B78" w:rsidP="00190581">
      <w:pPr>
        <w:pStyle w:val="jorge"/>
        <w:ind w:left="0" w:firstLine="0"/>
        <w:jc w:val="left"/>
        <w:rPr>
          <w:rFonts w:cs="Arial"/>
          <w:b/>
          <w:kern w:val="32"/>
          <w:sz w:val="28"/>
          <w:szCs w:val="28"/>
          <w:lang w:val="pt-BR"/>
        </w:rPr>
      </w:pPr>
    </w:p>
    <w:p w14:paraId="31F5876C" w14:textId="77777777" w:rsidR="00630B78" w:rsidRPr="00AE3AF2" w:rsidRDefault="00630B78" w:rsidP="00190581">
      <w:pPr>
        <w:pStyle w:val="jorge"/>
        <w:ind w:left="0" w:firstLine="0"/>
        <w:jc w:val="left"/>
        <w:rPr>
          <w:rFonts w:cs="Arial"/>
          <w:b/>
          <w:kern w:val="32"/>
          <w:sz w:val="28"/>
          <w:szCs w:val="28"/>
          <w:lang w:val="pt-BR"/>
        </w:rPr>
      </w:pPr>
    </w:p>
    <w:p w14:paraId="33591B6B" w14:textId="77777777" w:rsidR="00630B78" w:rsidRPr="00AE3AF2" w:rsidRDefault="00630B78" w:rsidP="00190581">
      <w:pPr>
        <w:pStyle w:val="jorge"/>
        <w:ind w:left="0" w:firstLine="0"/>
        <w:jc w:val="left"/>
        <w:rPr>
          <w:rFonts w:cs="Arial"/>
          <w:b/>
          <w:kern w:val="32"/>
          <w:sz w:val="28"/>
          <w:szCs w:val="28"/>
          <w:lang w:val="pt-BR"/>
        </w:rPr>
      </w:pPr>
    </w:p>
    <w:p w14:paraId="289046B8" w14:textId="77777777" w:rsidR="004706F4" w:rsidRPr="00AE3AF2" w:rsidRDefault="004706F4" w:rsidP="00190581">
      <w:pPr>
        <w:pStyle w:val="jorge"/>
        <w:ind w:left="0" w:firstLine="0"/>
        <w:jc w:val="left"/>
        <w:rPr>
          <w:rFonts w:cs="Arial"/>
          <w:b/>
          <w:kern w:val="32"/>
          <w:sz w:val="28"/>
          <w:szCs w:val="28"/>
          <w:lang w:val="pt-BR"/>
        </w:rPr>
      </w:pPr>
    </w:p>
    <w:p w14:paraId="41F5D86F" w14:textId="77777777" w:rsidR="004706F4" w:rsidRPr="00AE3AF2" w:rsidRDefault="004706F4" w:rsidP="00190581">
      <w:pPr>
        <w:pStyle w:val="jorge"/>
        <w:ind w:left="0" w:firstLine="0"/>
        <w:jc w:val="left"/>
        <w:rPr>
          <w:rFonts w:cs="Arial"/>
          <w:b/>
          <w:kern w:val="32"/>
          <w:sz w:val="28"/>
          <w:szCs w:val="28"/>
          <w:lang w:val="pt-BR"/>
        </w:rPr>
      </w:pPr>
    </w:p>
    <w:p w14:paraId="0DA8D772" w14:textId="67A76870" w:rsidR="00237C8D" w:rsidRPr="00AE3AF2" w:rsidRDefault="002A689B" w:rsidP="009E1A5B">
      <w:pPr>
        <w:pStyle w:val="jorge"/>
        <w:ind w:left="0" w:firstLine="0"/>
        <w:rPr>
          <w:rFonts w:cs="Arial"/>
          <w:b/>
          <w:kern w:val="32"/>
          <w:sz w:val="28"/>
          <w:szCs w:val="28"/>
          <w:lang w:val="pt-BR"/>
        </w:rPr>
      </w:pPr>
      <w:r w:rsidRPr="00AE3AF2">
        <w:rPr>
          <w:rFonts w:cs="Arial"/>
          <w:b/>
          <w:kern w:val="32"/>
          <w:sz w:val="28"/>
          <w:szCs w:val="28"/>
          <w:lang w:val="pt-BR"/>
        </w:rPr>
        <w:lastRenderedPageBreak/>
        <w:t>Referências para elaboração deste documento</w:t>
      </w:r>
    </w:p>
    <w:p w14:paraId="160CC5AE" w14:textId="77777777" w:rsidR="00D42046" w:rsidRPr="00AE3AF2" w:rsidRDefault="00D42046" w:rsidP="00190581">
      <w:pPr>
        <w:pStyle w:val="jorge"/>
        <w:ind w:left="0" w:firstLine="0"/>
        <w:jc w:val="center"/>
        <w:rPr>
          <w:rFonts w:cs="Arial"/>
          <w:b/>
          <w:kern w:val="32"/>
          <w:sz w:val="28"/>
          <w:szCs w:val="28"/>
          <w:lang w:val="pt-BR"/>
        </w:rPr>
      </w:pPr>
    </w:p>
    <w:p w14:paraId="2037049A" w14:textId="77777777" w:rsidR="00831FCA" w:rsidRPr="00AE3AF2" w:rsidRDefault="00831FCA" w:rsidP="00D42046">
      <w:pPr>
        <w:spacing w:line="276" w:lineRule="auto"/>
        <w:rPr>
          <w:rFonts w:ascii="Arial" w:hAnsi="Arial" w:cs="Arial"/>
          <w:kern w:val="32"/>
          <w:sz w:val="24"/>
          <w:szCs w:val="24"/>
        </w:rPr>
      </w:pPr>
    </w:p>
    <w:p w14:paraId="3010BEC4" w14:textId="77777777" w:rsidR="00831FCA" w:rsidRPr="00AE3AF2" w:rsidRDefault="00831FCA" w:rsidP="00831FCA">
      <w:pPr>
        <w:pStyle w:val="NormalWeb"/>
        <w:spacing w:line="276" w:lineRule="auto"/>
        <w:rPr>
          <w:rFonts w:ascii="Arial" w:hAnsi="Arial" w:cs="Arial"/>
          <w:kern w:val="32"/>
        </w:rPr>
      </w:pPr>
      <w:proofErr w:type="spellStart"/>
      <w:r w:rsidRPr="00AE3AF2">
        <w:rPr>
          <w:rFonts w:ascii="Arial" w:hAnsi="Arial" w:cs="Arial"/>
          <w:b/>
          <w:kern w:val="32"/>
        </w:rPr>
        <w:t>IFSC,2018</w:t>
      </w:r>
      <w:proofErr w:type="spellEnd"/>
      <w:r w:rsidRPr="00AE3AF2">
        <w:rPr>
          <w:rFonts w:ascii="Arial" w:hAnsi="Arial" w:cs="Arial"/>
          <w:b/>
          <w:kern w:val="32"/>
        </w:rPr>
        <w:t xml:space="preserve"> - </w:t>
      </w:r>
      <w:r w:rsidRPr="00AE3AF2">
        <w:rPr>
          <w:rFonts w:ascii="Arial" w:hAnsi="Arial" w:cs="Arial"/>
          <w:kern w:val="32"/>
        </w:rPr>
        <w:t xml:space="preserve">Dicas para escrita de texto </w:t>
      </w:r>
      <w:proofErr w:type="gramStart"/>
      <w:r w:rsidRPr="00AE3AF2">
        <w:rPr>
          <w:rFonts w:ascii="Arial" w:hAnsi="Arial" w:cs="Arial"/>
          <w:kern w:val="32"/>
        </w:rPr>
        <w:t>cientifico</w:t>
      </w:r>
      <w:proofErr w:type="gramEnd"/>
      <w:r w:rsidRPr="00AE3AF2">
        <w:rPr>
          <w:rFonts w:ascii="Arial" w:hAnsi="Arial" w:cs="Arial"/>
          <w:kern w:val="32"/>
        </w:rPr>
        <w:t xml:space="preserve">. Disponível </w:t>
      </w:r>
      <w:proofErr w:type="gramStart"/>
      <w:r w:rsidRPr="00AE3AF2">
        <w:rPr>
          <w:rFonts w:ascii="Arial" w:hAnsi="Arial" w:cs="Arial"/>
          <w:kern w:val="32"/>
        </w:rPr>
        <w:t>em</w:t>
      </w:r>
      <w:r w:rsidRPr="00AE3AF2">
        <w:rPr>
          <w:rFonts w:ascii="Arial" w:hAnsi="Arial" w:cs="Arial"/>
          <w:b/>
          <w:kern w:val="32"/>
        </w:rPr>
        <w:t xml:space="preserve"> :</w:t>
      </w:r>
      <w:proofErr w:type="gramEnd"/>
      <w:r w:rsidRPr="00AE3AF2">
        <w:rPr>
          <w:rFonts w:ascii="Arial" w:hAnsi="Arial" w:cs="Arial"/>
          <w:b/>
          <w:kern w:val="32"/>
        </w:rPr>
        <w:t xml:space="preserve"> </w:t>
      </w:r>
      <w:hyperlink r:id="rId25" w:history="1">
        <w:r w:rsidRPr="00AE3AF2">
          <w:rPr>
            <w:rStyle w:val="Hyperlink"/>
            <w:rFonts w:ascii="Arial" w:hAnsi="Arial" w:cs="Arial"/>
            <w:kern w:val="32"/>
          </w:rPr>
          <w:t>https://wiki.sj.ifsc.edu.br/wiki/index.php/Dicas_para_escrita_de_texto_cient%C3%ADfico</w:t>
        </w:r>
      </w:hyperlink>
      <w:r w:rsidRPr="00AE3AF2">
        <w:rPr>
          <w:rFonts w:ascii="Arial" w:hAnsi="Arial" w:cs="Arial"/>
          <w:kern w:val="32"/>
        </w:rPr>
        <w:t xml:space="preserve">  Acesso em: 25/04/2018</w:t>
      </w:r>
    </w:p>
    <w:p w14:paraId="3E449D69" w14:textId="77777777" w:rsidR="00D42046" w:rsidRPr="00AE3AF2" w:rsidRDefault="00D42046" w:rsidP="00D42046">
      <w:pPr>
        <w:pStyle w:val="jorge"/>
        <w:spacing w:line="276" w:lineRule="auto"/>
        <w:ind w:left="0" w:firstLine="0"/>
        <w:rPr>
          <w:rFonts w:cs="Arial"/>
          <w:kern w:val="32"/>
          <w:sz w:val="24"/>
          <w:szCs w:val="24"/>
          <w:lang w:val="pt-BR"/>
        </w:rPr>
      </w:pPr>
      <w:proofErr w:type="gramStart"/>
      <w:r w:rsidRPr="00AE3AF2">
        <w:rPr>
          <w:rFonts w:cs="Arial"/>
          <w:b/>
          <w:kern w:val="32"/>
          <w:sz w:val="24"/>
          <w:szCs w:val="24"/>
          <w:lang w:val="pt-BR"/>
        </w:rPr>
        <w:t>Medeiros,  Ernani</w:t>
      </w:r>
      <w:proofErr w:type="gramEnd"/>
      <w:r w:rsidRPr="00AE3AF2">
        <w:rPr>
          <w:rFonts w:cs="Arial"/>
          <w:b/>
          <w:kern w:val="32"/>
          <w:sz w:val="24"/>
          <w:szCs w:val="24"/>
          <w:lang w:val="pt-BR"/>
        </w:rPr>
        <w:t xml:space="preserve"> Sales de.  </w:t>
      </w:r>
      <w:r w:rsidRPr="00AE3AF2">
        <w:rPr>
          <w:rFonts w:cs="Arial"/>
          <w:kern w:val="32"/>
          <w:sz w:val="24"/>
          <w:szCs w:val="24"/>
          <w:lang w:val="pt-BR"/>
        </w:rPr>
        <w:t>Desenvolvendo Software com UML.  Makron Books – São Paulo, 2004</w:t>
      </w:r>
    </w:p>
    <w:p w14:paraId="0C07B649" w14:textId="7D7A7438" w:rsidR="00D42046" w:rsidRPr="00AE3AF2" w:rsidRDefault="00D42046" w:rsidP="00D42046">
      <w:pPr>
        <w:pStyle w:val="NormalWeb"/>
        <w:spacing w:line="276" w:lineRule="auto"/>
        <w:rPr>
          <w:rFonts w:ascii="Arial" w:hAnsi="Arial" w:cs="Arial"/>
          <w:kern w:val="32"/>
        </w:rPr>
      </w:pPr>
      <w:r w:rsidRPr="00AE3AF2">
        <w:rPr>
          <w:rFonts w:ascii="Arial" w:hAnsi="Arial" w:cs="Arial"/>
          <w:b/>
          <w:kern w:val="32"/>
        </w:rPr>
        <w:t xml:space="preserve">Normas ABNT. </w:t>
      </w:r>
      <w:r w:rsidRPr="00AE3AF2">
        <w:rPr>
          <w:rFonts w:ascii="Arial" w:hAnsi="Arial" w:cs="Arial"/>
          <w:kern w:val="32"/>
        </w:rPr>
        <w:t xml:space="preserve">Disponível em </w:t>
      </w:r>
      <w:hyperlink r:id="rId26" w:history="1">
        <w:r w:rsidRPr="00AE3AF2">
          <w:rPr>
            <w:rStyle w:val="Hyperlink"/>
            <w:rFonts w:ascii="Arial" w:hAnsi="Arial" w:cs="Arial"/>
            <w:kern w:val="32"/>
          </w:rPr>
          <w:t>https://</w:t>
        </w:r>
        <w:proofErr w:type="spellStart"/>
        <w:r w:rsidRPr="00AE3AF2">
          <w:rPr>
            <w:rStyle w:val="Hyperlink"/>
            <w:rFonts w:ascii="Arial" w:hAnsi="Arial" w:cs="Arial"/>
            <w:kern w:val="32"/>
          </w:rPr>
          <w:t>www.normaseregras.com</w:t>
        </w:r>
        <w:proofErr w:type="spellEnd"/>
        <w:r w:rsidRPr="00AE3AF2">
          <w:rPr>
            <w:rStyle w:val="Hyperlink"/>
            <w:rFonts w:ascii="Arial" w:hAnsi="Arial" w:cs="Arial"/>
            <w:kern w:val="32"/>
          </w:rPr>
          <w:t>/normas-</w:t>
        </w:r>
        <w:proofErr w:type="spellStart"/>
        <w:r w:rsidRPr="00AE3AF2">
          <w:rPr>
            <w:rStyle w:val="Hyperlink"/>
            <w:rFonts w:ascii="Arial" w:hAnsi="Arial" w:cs="Arial"/>
            <w:kern w:val="32"/>
          </w:rPr>
          <w:t>abnt</w:t>
        </w:r>
        <w:proofErr w:type="spellEnd"/>
        <w:r w:rsidRPr="00AE3AF2">
          <w:rPr>
            <w:rStyle w:val="Hyperlink"/>
            <w:rFonts w:ascii="Arial" w:hAnsi="Arial" w:cs="Arial"/>
            <w:kern w:val="32"/>
          </w:rPr>
          <w:t xml:space="preserve">/ </w:t>
        </w:r>
      </w:hyperlink>
      <w:r w:rsidRPr="00AE3AF2">
        <w:rPr>
          <w:rFonts w:ascii="Arial" w:hAnsi="Arial" w:cs="Arial"/>
          <w:kern w:val="32"/>
        </w:rPr>
        <w:t xml:space="preserve"> Acesso em: 17/04/2018</w:t>
      </w:r>
    </w:p>
    <w:p w14:paraId="2A780DF1" w14:textId="0F7D0121" w:rsidR="00237C8D" w:rsidRPr="00315C5B" w:rsidRDefault="00237C8D" w:rsidP="00D42046">
      <w:pPr>
        <w:pStyle w:val="jorge"/>
        <w:spacing w:line="276" w:lineRule="auto"/>
        <w:ind w:left="0" w:firstLine="0"/>
        <w:jc w:val="left"/>
        <w:rPr>
          <w:rFonts w:cs="Arial"/>
          <w:b/>
          <w:kern w:val="32"/>
          <w:sz w:val="24"/>
          <w:szCs w:val="24"/>
          <w:lang w:val="en-US"/>
        </w:rPr>
      </w:pPr>
      <w:r w:rsidRPr="00315C5B">
        <w:rPr>
          <w:rFonts w:cs="Arial"/>
          <w:b/>
          <w:kern w:val="32"/>
          <w:sz w:val="24"/>
          <w:szCs w:val="24"/>
          <w:lang w:val="en-US"/>
        </w:rPr>
        <w:t>Sommerville, Ian</w:t>
      </w:r>
      <w:r w:rsidRPr="00315C5B">
        <w:rPr>
          <w:rFonts w:cs="Arial"/>
          <w:b/>
          <w:i/>
          <w:kern w:val="32"/>
          <w:sz w:val="24"/>
          <w:szCs w:val="24"/>
          <w:lang w:val="en-US"/>
        </w:rPr>
        <w:t xml:space="preserve">. </w:t>
      </w:r>
      <w:proofErr w:type="spellStart"/>
      <w:r w:rsidRPr="00315C5B">
        <w:rPr>
          <w:rFonts w:cs="Arial"/>
          <w:kern w:val="32"/>
          <w:sz w:val="24"/>
          <w:szCs w:val="24"/>
          <w:lang w:val="en-US"/>
        </w:rPr>
        <w:t>Engenharia</w:t>
      </w:r>
      <w:proofErr w:type="spellEnd"/>
      <w:r w:rsidRPr="00315C5B">
        <w:rPr>
          <w:rFonts w:cs="Arial"/>
          <w:kern w:val="32"/>
          <w:sz w:val="24"/>
          <w:szCs w:val="24"/>
          <w:lang w:val="en-US"/>
        </w:rPr>
        <w:t xml:space="preserve"> de Software. </w:t>
      </w:r>
      <w:r w:rsidR="00D42046" w:rsidRPr="00315C5B">
        <w:rPr>
          <w:rFonts w:cs="Arial"/>
          <w:kern w:val="32"/>
          <w:sz w:val="24"/>
          <w:szCs w:val="24"/>
          <w:lang w:val="en-US"/>
        </w:rPr>
        <w:t>Ed. Addison Wesley</w:t>
      </w:r>
      <w:r w:rsidRPr="00315C5B">
        <w:rPr>
          <w:rFonts w:cs="Arial"/>
          <w:kern w:val="32"/>
          <w:sz w:val="24"/>
          <w:szCs w:val="24"/>
          <w:lang w:val="en-US"/>
        </w:rPr>
        <w:t xml:space="preserve"> - São Paulo, 200</w:t>
      </w:r>
      <w:r w:rsidR="00D42046" w:rsidRPr="00315C5B">
        <w:rPr>
          <w:rFonts w:cs="Arial"/>
          <w:kern w:val="32"/>
          <w:sz w:val="24"/>
          <w:szCs w:val="24"/>
          <w:lang w:val="en-US"/>
        </w:rPr>
        <w:t>3</w:t>
      </w:r>
    </w:p>
    <w:p w14:paraId="53C1429E" w14:textId="77777777" w:rsidR="00D42046" w:rsidRPr="00315C5B" w:rsidRDefault="00D42046" w:rsidP="00D42046">
      <w:pPr>
        <w:pStyle w:val="NormalWeb"/>
        <w:spacing w:line="276" w:lineRule="auto"/>
        <w:rPr>
          <w:rFonts w:ascii="Arial" w:hAnsi="Arial" w:cs="Arial"/>
          <w:b/>
          <w:kern w:val="32"/>
          <w:lang w:val="en-US"/>
        </w:rPr>
      </w:pPr>
    </w:p>
    <w:p w14:paraId="19FBE05C" w14:textId="0A8F5C33" w:rsidR="00B750EE" w:rsidRPr="00315C5B" w:rsidRDefault="00B750EE" w:rsidP="00D42046">
      <w:pPr>
        <w:pStyle w:val="NormalWeb"/>
        <w:spacing w:line="276" w:lineRule="auto"/>
        <w:rPr>
          <w:rFonts w:ascii="Arial" w:hAnsi="Arial" w:cs="Arial"/>
          <w:b/>
          <w:kern w:val="32"/>
          <w:lang w:val="en-US"/>
        </w:rPr>
      </w:pPr>
    </w:p>
    <w:sectPr w:rsidR="00B750EE" w:rsidRPr="00315C5B" w:rsidSect="00A11206">
      <w:pgSz w:w="12240" w:h="15840"/>
      <w:pgMar w:top="1701" w:right="1134" w:bottom="1134" w:left="1701"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718223" w14:textId="77777777" w:rsidR="009B1516" w:rsidRDefault="009B1516">
      <w:r>
        <w:separator/>
      </w:r>
    </w:p>
  </w:endnote>
  <w:endnote w:type="continuationSeparator" w:id="0">
    <w:p w14:paraId="608C3835" w14:textId="77777777" w:rsidR="009B1516" w:rsidRDefault="009B1516">
      <w:r>
        <w:continuationSeparator/>
      </w:r>
    </w:p>
  </w:endnote>
  <w:endnote w:type="continuationNotice" w:id="1">
    <w:p w14:paraId="256F0787" w14:textId="77777777" w:rsidR="009B1516" w:rsidRDefault="009B15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65F0E6" w14:textId="77777777" w:rsidR="00DA22CD" w:rsidRDefault="00DA22CD">
    <w:pPr>
      <w:pStyle w:val="Rodap"/>
      <w:pBdr>
        <w:top w:val="single" w:sz="4" w:space="1" w:color="auto"/>
      </w:pBdr>
      <w:rPr>
        <w:i/>
      </w:rPr>
    </w:pPr>
    <w:r>
      <w:rPr>
        <w:i/>
      </w:rPr>
      <w:t>Título do trabalho</w:t>
    </w:r>
    <w:r>
      <w:rPr>
        <w:i/>
      </w:rPr>
      <w:tab/>
    </w:r>
    <w:r>
      <w:rPr>
        <w:i/>
      </w:rPr>
      <w:tab/>
    </w:r>
    <w:r>
      <w:rPr>
        <w:rStyle w:val="Nmerodepgina"/>
      </w:rPr>
      <w:fldChar w:fldCharType="begin"/>
    </w:r>
    <w:r>
      <w:rPr>
        <w:rStyle w:val="Nmerodepgina"/>
      </w:rPr>
      <w:instrText xml:space="preserve"> PAGE  \* Arabic </w:instrText>
    </w:r>
    <w:r>
      <w:rPr>
        <w:rStyle w:val="Nmerodepgina"/>
      </w:rPr>
      <w:fldChar w:fldCharType="separate"/>
    </w:r>
    <w:r>
      <w:rPr>
        <w:rStyle w:val="Nmerodepgina"/>
        <w:noProof/>
      </w:rPr>
      <w:t>20</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B40FE0" w14:textId="77777777" w:rsidR="009B1516" w:rsidRDefault="009B1516">
      <w:r>
        <w:separator/>
      </w:r>
    </w:p>
  </w:footnote>
  <w:footnote w:type="continuationSeparator" w:id="0">
    <w:p w14:paraId="3AB8EE96" w14:textId="77777777" w:rsidR="009B1516" w:rsidRDefault="009B1516">
      <w:r>
        <w:continuationSeparator/>
      </w:r>
    </w:p>
  </w:footnote>
  <w:footnote w:type="continuationNotice" w:id="1">
    <w:p w14:paraId="675ED26F" w14:textId="77777777" w:rsidR="009B1516" w:rsidRDefault="009B1516"/>
  </w:footnote>
  <w:footnote w:id="2">
    <w:p w14:paraId="799BED2F" w14:textId="5E3281E2" w:rsidR="00DA22CD" w:rsidRDefault="00DA22CD" w:rsidP="01AF681B">
      <w:pPr>
        <w:pStyle w:val="Textodenotaderodap"/>
      </w:pPr>
      <w:r w:rsidRPr="01AF681B">
        <w:rPr>
          <w:rStyle w:val="Refdenotaderodap"/>
        </w:rPr>
        <w:footnoteRef/>
      </w:r>
      <w:r>
        <w:t xml:space="preserve"> Disponível em: &lt;https://</w:t>
      </w:r>
      <w:proofErr w:type="spellStart"/>
      <w:r>
        <w:t>spring.io</w:t>
      </w:r>
      <w:proofErr w:type="spellEnd"/>
      <w:r>
        <w:t>/</w:t>
      </w:r>
      <w:proofErr w:type="spellStart"/>
      <w:r>
        <w:t>guides</w:t>
      </w:r>
      <w:proofErr w:type="spellEnd"/>
      <w:r>
        <w:t>&gt; Acesso em: 11 de abril de 2021</w:t>
      </w:r>
    </w:p>
  </w:footnote>
  <w:footnote w:id="3">
    <w:p w14:paraId="1EA89598" w14:textId="65740166" w:rsidR="00DA22CD" w:rsidRDefault="00DA22CD" w:rsidP="611C0DF8">
      <w:pPr>
        <w:pStyle w:val="Textodenotaderodap"/>
      </w:pPr>
      <w:r w:rsidRPr="611C0DF8">
        <w:rPr>
          <w:rStyle w:val="Refdenotaderodap"/>
        </w:rPr>
        <w:footnoteRef/>
      </w:r>
      <w:r>
        <w:t xml:space="preserve"> Disponível em: &lt;https://www.java.com/pt-BR/about/whatis_java.jsp&gt; Acesso em: 11 de abril de 2021</w:t>
      </w:r>
    </w:p>
  </w:footnote>
  <w:footnote w:id="4">
    <w:p w14:paraId="2C483F91" w14:textId="1AECB216" w:rsidR="00DA22CD" w:rsidRDefault="00DA22CD" w:rsidP="6DF271A4">
      <w:pPr>
        <w:pStyle w:val="Textodenotaderodap"/>
      </w:pPr>
      <w:r w:rsidRPr="7DDA0455">
        <w:rPr>
          <w:rStyle w:val="Refdenotaderodap"/>
        </w:rPr>
        <w:footnoteRef/>
      </w:r>
      <w:r>
        <w:t xml:space="preserve"> Disponível em: &lt;https://dev.mysql.com/doc/&gt; Acesso em: 11 de abril de 2021</w:t>
      </w:r>
    </w:p>
  </w:footnote>
  <w:footnote w:id="5">
    <w:p w14:paraId="773BD38C" w14:textId="51D51D32" w:rsidR="00DA22CD" w:rsidRDefault="00DA22CD" w:rsidP="38207EC4">
      <w:pPr>
        <w:pStyle w:val="Textodenotaderodap"/>
      </w:pPr>
      <w:r w:rsidRPr="38207EC4">
        <w:rPr>
          <w:rStyle w:val="Refdenotaderodap"/>
        </w:rPr>
        <w:footnoteRef/>
      </w:r>
      <w:r>
        <w:t xml:space="preserve"> Disponível em: &lt;https://www.w3schools.com/html/&gt; Acesso em: 11 de abril de 2021</w:t>
      </w:r>
    </w:p>
  </w:footnote>
  <w:footnote w:id="6">
    <w:p w14:paraId="554D059C" w14:textId="388F057E" w:rsidR="00DA22CD" w:rsidRDefault="00DA22CD" w:rsidP="68417093">
      <w:pPr>
        <w:pStyle w:val="Textodenotaderodap"/>
      </w:pPr>
      <w:r w:rsidRPr="68417093">
        <w:rPr>
          <w:rStyle w:val="Refdenotaderodap"/>
        </w:rPr>
        <w:footnoteRef/>
      </w:r>
      <w:r>
        <w:t xml:space="preserve"> Disponível em: &lt;https://www.w3schools.com/css/&gt; Acesso em: 11 de abril de 2021</w:t>
      </w:r>
    </w:p>
  </w:footnote>
  <w:footnote w:id="7">
    <w:p w14:paraId="0D5F6FC0" w14:textId="3B47F73A" w:rsidR="00DA22CD" w:rsidRDefault="00DA22CD" w:rsidP="313296E7">
      <w:pPr>
        <w:pStyle w:val="Textodenotaderodap"/>
      </w:pPr>
      <w:r w:rsidRPr="069317F6">
        <w:rPr>
          <w:rStyle w:val="Refdenotaderodap"/>
        </w:rPr>
        <w:footnoteRef/>
      </w:r>
      <w:r>
        <w:t xml:space="preserve"> Disponível em: &lt; https://developer.mozilla.org/pt-BR/docs/Web/JavaScript&gt; Acesso em: 11 de abril de 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20807F" w14:textId="5F971A7C" w:rsidR="00DA22CD" w:rsidRDefault="00DA22CD" w:rsidP="49E5368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6464F"/>
    <w:multiLevelType w:val="hybridMultilevel"/>
    <w:tmpl w:val="162E6316"/>
    <w:lvl w:ilvl="0" w:tplc="E1B6BD50">
      <w:start w:val="1"/>
      <w:numFmt w:val="bullet"/>
      <w:lvlText w:val=""/>
      <w:lvlJc w:val="left"/>
      <w:pPr>
        <w:ind w:left="720" w:hanging="360"/>
      </w:pPr>
      <w:rPr>
        <w:rFonts w:ascii="Symbol" w:hAnsi="Symbol" w:hint="default"/>
      </w:rPr>
    </w:lvl>
    <w:lvl w:ilvl="1" w:tplc="260AD600">
      <w:start w:val="1"/>
      <w:numFmt w:val="bullet"/>
      <w:lvlText w:val="o"/>
      <w:lvlJc w:val="left"/>
      <w:pPr>
        <w:ind w:left="1440" w:hanging="360"/>
      </w:pPr>
      <w:rPr>
        <w:rFonts w:ascii="Courier New" w:hAnsi="Courier New" w:hint="default"/>
      </w:rPr>
    </w:lvl>
    <w:lvl w:ilvl="2" w:tplc="6736EBF0">
      <w:start w:val="1"/>
      <w:numFmt w:val="bullet"/>
      <w:lvlText w:val=""/>
      <w:lvlJc w:val="left"/>
      <w:pPr>
        <w:ind w:left="2160" w:hanging="360"/>
      </w:pPr>
      <w:rPr>
        <w:rFonts w:ascii="Wingdings" w:hAnsi="Wingdings" w:hint="default"/>
      </w:rPr>
    </w:lvl>
    <w:lvl w:ilvl="3" w:tplc="E432D5BE">
      <w:start w:val="1"/>
      <w:numFmt w:val="bullet"/>
      <w:lvlText w:val=""/>
      <w:lvlJc w:val="left"/>
      <w:pPr>
        <w:ind w:left="2880" w:hanging="360"/>
      </w:pPr>
      <w:rPr>
        <w:rFonts w:ascii="Symbol" w:hAnsi="Symbol" w:hint="default"/>
      </w:rPr>
    </w:lvl>
    <w:lvl w:ilvl="4" w:tplc="8A94B8B8">
      <w:start w:val="1"/>
      <w:numFmt w:val="bullet"/>
      <w:lvlText w:val="o"/>
      <w:lvlJc w:val="left"/>
      <w:pPr>
        <w:ind w:left="3600" w:hanging="360"/>
      </w:pPr>
      <w:rPr>
        <w:rFonts w:ascii="Courier New" w:hAnsi="Courier New" w:hint="default"/>
      </w:rPr>
    </w:lvl>
    <w:lvl w:ilvl="5" w:tplc="FE6C1EE8">
      <w:start w:val="1"/>
      <w:numFmt w:val="bullet"/>
      <w:lvlText w:val=""/>
      <w:lvlJc w:val="left"/>
      <w:pPr>
        <w:ind w:left="4320" w:hanging="360"/>
      </w:pPr>
      <w:rPr>
        <w:rFonts w:ascii="Wingdings" w:hAnsi="Wingdings" w:hint="default"/>
      </w:rPr>
    </w:lvl>
    <w:lvl w:ilvl="6" w:tplc="0EBA38DC">
      <w:start w:val="1"/>
      <w:numFmt w:val="bullet"/>
      <w:lvlText w:val=""/>
      <w:lvlJc w:val="left"/>
      <w:pPr>
        <w:ind w:left="5040" w:hanging="360"/>
      </w:pPr>
      <w:rPr>
        <w:rFonts w:ascii="Symbol" w:hAnsi="Symbol" w:hint="default"/>
      </w:rPr>
    </w:lvl>
    <w:lvl w:ilvl="7" w:tplc="A976807A">
      <w:start w:val="1"/>
      <w:numFmt w:val="bullet"/>
      <w:lvlText w:val="o"/>
      <w:lvlJc w:val="left"/>
      <w:pPr>
        <w:ind w:left="5760" w:hanging="360"/>
      </w:pPr>
      <w:rPr>
        <w:rFonts w:ascii="Courier New" w:hAnsi="Courier New" w:hint="default"/>
      </w:rPr>
    </w:lvl>
    <w:lvl w:ilvl="8" w:tplc="39A28924">
      <w:start w:val="1"/>
      <w:numFmt w:val="bullet"/>
      <w:lvlText w:val=""/>
      <w:lvlJc w:val="left"/>
      <w:pPr>
        <w:ind w:left="6480" w:hanging="360"/>
      </w:pPr>
      <w:rPr>
        <w:rFonts w:ascii="Wingdings" w:hAnsi="Wingdings" w:hint="default"/>
      </w:rPr>
    </w:lvl>
  </w:abstractNum>
  <w:abstractNum w:abstractNumId="1" w15:restartNumberingAfterBreak="0">
    <w:nsid w:val="0C1C388F"/>
    <w:multiLevelType w:val="multilevel"/>
    <w:tmpl w:val="C46E379E"/>
    <w:lvl w:ilvl="0">
      <w:start w:val="1"/>
      <w:numFmt w:val="decimal"/>
      <w:lvlText w:val="%1."/>
      <w:lvlJc w:val="left"/>
      <w:pPr>
        <w:ind w:left="360" w:hanging="360"/>
      </w:pPr>
      <w:rPr>
        <w:rFonts w:ascii="Arial" w:hAnsi="Arial" w:cs="Arial" w:hint="default"/>
        <w:b/>
        <w:sz w:val="32"/>
        <w:szCs w:val="32"/>
      </w:rPr>
    </w:lvl>
    <w:lvl w:ilvl="1">
      <w:start w:val="1"/>
      <w:numFmt w:val="decimal"/>
      <w:lvlText w:val="%1.%2."/>
      <w:lvlJc w:val="left"/>
      <w:pPr>
        <w:ind w:left="792" w:hanging="432"/>
      </w:pPr>
      <w:rPr>
        <w:rFonts w:ascii="Arial" w:hAnsi="Arial" w:cs="Arial"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7E7459"/>
    <w:multiLevelType w:val="hybridMultilevel"/>
    <w:tmpl w:val="9468FCAE"/>
    <w:lvl w:ilvl="0" w:tplc="574A4634">
      <w:start w:val="1"/>
      <w:numFmt w:val="bullet"/>
      <w:lvlText w:val="•"/>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94249A86">
      <w:start w:val="1"/>
      <w:numFmt w:val="bullet"/>
      <w:lvlText w:val="o"/>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A022B8AA">
      <w:start w:val="1"/>
      <w:numFmt w:val="bullet"/>
      <w:lvlText w:val="▪"/>
      <w:lvlJc w:val="left"/>
      <w:pPr>
        <w:ind w:left="28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EE582EC2">
      <w:start w:val="1"/>
      <w:numFmt w:val="bullet"/>
      <w:lvlText w:val="•"/>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9BC6BA0">
      <w:start w:val="1"/>
      <w:numFmt w:val="bullet"/>
      <w:lvlText w:val="o"/>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4758927E">
      <w:start w:val="1"/>
      <w:numFmt w:val="bullet"/>
      <w:lvlText w:val="▪"/>
      <w:lvlJc w:val="left"/>
      <w:pPr>
        <w:ind w:left="50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4FAAB31C">
      <w:start w:val="1"/>
      <w:numFmt w:val="bullet"/>
      <w:lvlText w:val="•"/>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E244CBC2">
      <w:start w:val="1"/>
      <w:numFmt w:val="bullet"/>
      <w:lvlText w:val="o"/>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AC67CC0">
      <w:start w:val="1"/>
      <w:numFmt w:val="bullet"/>
      <w:lvlText w:val="▪"/>
      <w:lvlJc w:val="left"/>
      <w:pPr>
        <w:ind w:left="72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0D731D8E"/>
    <w:multiLevelType w:val="hybridMultilevel"/>
    <w:tmpl w:val="13561448"/>
    <w:lvl w:ilvl="0" w:tplc="A8E4B3B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1D1C7401"/>
    <w:multiLevelType w:val="hybridMultilevel"/>
    <w:tmpl w:val="4A16AB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22B7F92"/>
    <w:multiLevelType w:val="hybridMultilevel"/>
    <w:tmpl w:val="B8A28D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2F70C3B"/>
    <w:multiLevelType w:val="hybridMultilevel"/>
    <w:tmpl w:val="63E4AF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914A30"/>
    <w:multiLevelType w:val="hybridMultilevel"/>
    <w:tmpl w:val="69DC777A"/>
    <w:lvl w:ilvl="0" w:tplc="FEC45C78">
      <w:start w:val="1"/>
      <w:numFmt w:val="bullet"/>
      <w:lvlText w:val=""/>
      <w:lvlJc w:val="left"/>
      <w:pPr>
        <w:ind w:left="710" w:hanging="360"/>
      </w:pPr>
      <w:rPr>
        <w:rFonts w:ascii="Wingdings" w:hAnsi="Wingdings" w:hint="default"/>
        <w:color w:val="auto"/>
      </w:rPr>
    </w:lvl>
    <w:lvl w:ilvl="1" w:tplc="04160003" w:tentative="1">
      <w:start w:val="1"/>
      <w:numFmt w:val="bullet"/>
      <w:lvlText w:val="o"/>
      <w:lvlJc w:val="left"/>
      <w:pPr>
        <w:ind w:left="1430" w:hanging="360"/>
      </w:pPr>
      <w:rPr>
        <w:rFonts w:ascii="Courier New" w:hAnsi="Courier New" w:cs="Courier New" w:hint="default"/>
      </w:rPr>
    </w:lvl>
    <w:lvl w:ilvl="2" w:tplc="04160005" w:tentative="1">
      <w:start w:val="1"/>
      <w:numFmt w:val="bullet"/>
      <w:lvlText w:val=""/>
      <w:lvlJc w:val="left"/>
      <w:pPr>
        <w:ind w:left="2150" w:hanging="360"/>
      </w:pPr>
      <w:rPr>
        <w:rFonts w:ascii="Wingdings" w:hAnsi="Wingdings" w:hint="default"/>
      </w:rPr>
    </w:lvl>
    <w:lvl w:ilvl="3" w:tplc="04160001" w:tentative="1">
      <w:start w:val="1"/>
      <w:numFmt w:val="bullet"/>
      <w:lvlText w:val=""/>
      <w:lvlJc w:val="left"/>
      <w:pPr>
        <w:ind w:left="2870" w:hanging="360"/>
      </w:pPr>
      <w:rPr>
        <w:rFonts w:ascii="Symbol" w:hAnsi="Symbol" w:hint="default"/>
      </w:rPr>
    </w:lvl>
    <w:lvl w:ilvl="4" w:tplc="04160003" w:tentative="1">
      <w:start w:val="1"/>
      <w:numFmt w:val="bullet"/>
      <w:lvlText w:val="o"/>
      <w:lvlJc w:val="left"/>
      <w:pPr>
        <w:ind w:left="3590" w:hanging="360"/>
      </w:pPr>
      <w:rPr>
        <w:rFonts w:ascii="Courier New" w:hAnsi="Courier New" w:cs="Courier New" w:hint="default"/>
      </w:rPr>
    </w:lvl>
    <w:lvl w:ilvl="5" w:tplc="04160005" w:tentative="1">
      <w:start w:val="1"/>
      <w:numFmt w:val="bullet"/>
      <w:lvlText w:val=""/>
      <w:lvlJc w:val="left"/>
      <w:pPr>
        <w:ind w:left="4310" w:hanging="360"/>
      </w:pPr>
      <w:rPr>
        <w:rFonts w:ascii="Wingdings" w:hAnsi="Wingdings" w:hint="default"/>
      </w:rPr>
    </w:lvl>
    <w:lvl w:ilvl="6" w:tplc="04160001" w:tentative="1">
      <w:start w:val="1"/>
      <w:numFmt w:val="bullet"/>
      <w:lvlText w:val=""/>
      <w:lvlJc w:val="left"/>
      <w:pPr>
        <w:ind w:left="5030" w:hanging="360"/>
      </w:pPr>
      <w:rPr>
        <w:rFonts w:ascii="Symbol" w:hAnsi="Symbol" w:hint="default"/>
      </w:rPr>
    </w:lvl>
    <w:lvl w:ilvl="7" w:tplc="04160003" w:tentative="1">
      <w:start w:val="1"/>
      <w:numFmt w:val="bullet"/>
      <w:lvlText w:val="o"/>
      <w:lvlJc w:val="left"/>
      <w:pPr>
        <w:ind w:left="5750" w:hanging="360"/>
      </w:pPr>
      <w:rPr>
        <w:rFonts w:ascii="Courier New" w:hAnsi="Courier New" w:cs="Courier New" w:hint="default"/>
      </w:rPr>
    </w:lvl>
    <w:lvl w:ilvl="8" w:tplc="04160005" w:tentative="1">
      <w:start w:val="1"/>
      <w:numFmt w:val="bullet"/>
      <w:lvlText w:val=""/>
      <w:lvlJc w:val="left"/>
      <w:pPr>
        <w:ind w:left="6470" w:hanging="360"/>
      </w:pPr>
      <w:rPr>
        <w:rFonts w:ascii="Wingdings" w:hAnsi="Wingdings" w:hint="default"/>
      </w:rPr>
    </w:lvl>
  </w:abstractNum>
  <w:abstractNum w:abstractNumId="8" w15:restartNumberingAfterBreak="0">
    <w:nsid w:val="32755F4C"/>
    <w:multiLevelType w:val="hybridMultilevel"/>
    <w:tmpl w:val="7736CE88"/>
    <w:lvl w:ilvl="0" w:tplc="911E99CC">
      <w:start w:val="1"/>
      <w:numFmt w:val="bullet"/>
      <w:lvlText w:val="▪"/>
      <w:lvlJc w:val="left"/>
      <w:pPr>
        <w:ind w:left="1428" w:hanging="36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39953EC6"/>
    <w:multiLevelType w:val="multilevel"/>
    <w:tmpl w:val="889419A8"/>
    <w:lvl w:ilvl="0">
      <w:start w:val="1"/>
      <w:numFmt w:val="decimal"/>
      <w:lvlText w:val="%1."/>
      <w:lvlJc w:val="left"/>
      <w:pPr>
        <w:ind w:left="360" w:hanging="360"/>
      </w:p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42A212D7"/>
    <w:multiLevelType w:val="hybridMultilevel"/>
    <w:tmpl w:val="C80C3200"/>
    <w:lvl w:ilvl="0" w:tplc="0416000B">
      <w:start w:val="1"/>
      <w:numFmt w:val="bullet"/>
      <w:lvlText w:val=""/>
      <w:lvlJc w:val="left"/>
      <w:pPr>
        <w:ind w:left="731" w:hanging="360"/>
      </w:pPr>
      <w:rPr>
        <w:rFonts w:ascii="Wingdings" w:hAnsi="Wingdings" w:hint="default"/>
      </w:rPr>
    </w:lvl>
    <w:lvl w:ilvl="1" w:tplc="04160003" w:tentative="1">
      <w:start w:val="1"/>
      <w:numFmt w:val="bullet"/>
      <w:lvlText w:val="o"/>
      <w:lvlJc w:val="left"/>
      <w:pPr>
        <w:ind w:left="1451" w:hanging="360"/>
      </w:pPr>
      <w:rPr>
        <w:rFonts w:ascii="Courier New" w:hAnsi="Courier New" w:cs="Courier New" w:hint="default"/>
      </w:rPr>
    </w:lvl>
    <w:lvl w:ilvl="2" w:tplc="04160005" w:tentative="1">
      <w:start w:val="1"/>
      <w:numFmt w:val="bullet"/>
      <w:lvlText w:val=""/>
      <w:lvlJc w:val="left"/>
      <w:pPr>
        <w:ind w:left="2171" w:hanging="360"/>
      </w:pPr>
      <w:rPr>
        <w:rFonts w:ascii="Wingdings" w:hAnsi="Wingdings" w:hint="default"/>
      </w:rPr>
    </w:lvl>
    <w:lvl w:ilvl="3" w:tplc="04160001" w:tentative="1">
      <w:start w:val="1"/>
      <w:numFmt w:val="bullet"/>
      <w:lvlText w:val=""/>
      <w:lvlJc w:val="left"/>
      <w:pPr>
        <w:ind w:left="2891" w:hanging="360"/>
      </w:pPr>
      <w:rPr>
        <w:rFonts w:ascii="Symbol" w:hAnsi="Symbol" w:hint="default"/>
      </w:rPr>
    </w:lvl>
    <w:lvl w:ilvl="4" w:tplc="04160003" w:tentative="1">
      <w:start w:val="1"/>
      <w:numFmt w:val="bullet"/>
      <w:lvlText w:val="o"/>
      <w:lvlJc w:val="left"/>
      <w:pPr>
        <w:ind w:left="3611" w:hanging="360"/>
      </w:pPr>
      <w:rPr>
        <w:rFonts w:ascii="Courier New" w:hAnsi="Courier New" w:cs="Courier New" w:hint="default"/>
      </w:rPr>
    </w:lvl>
    <w:lvl w:ilvl="5" w:tplc="04160005" w:tentative="1">
      <w:start w:val="1"/>
      <w:numFmt w:val="bullet"/>
      <w:lvlText w:val=""/>
      <w:lvlJc w:val="left"/>
      <w:pPr>
        <w:ind w:left="4331" w:hanging="360"/>
      </w:pPr>
      <w:rPr>
        <w:rFonts w:ascii="Wingdings" w:hAnsi="Wingdings" w:hint="default"/>
      </w:rPr>
    </w:lvl>
    <w:lvl w:ilvl="6" w:tplc="04160001" w:tentative="1">
      <w:start w:val="1"/>
      <w:numFmt w:val="bullet"/>
      <w:lvlText w:val=""/>
      <w:lvlJc w:val="left"/>
      <w:pPr>
        <w:ind w:left="5051" w:hanging="360"/>
      </w:pPr>
      <w:rPr>
        <w:rFonts w:ascii="Symbol" w:hAnsi="Symbol" w:hint="default"/>
      </w:rPr>
    </w:lvl>
    <w:lvl w:ilvl="7" w:tplc="04160003" w:tentative="1">
      <w:start w:val="1"/>
      <w:numFmt w:val="bullet"/>
      <w:lvlText w:val="o"/>
      <w:lvlJc w:val="left"/>
      <w:pPr>
        <w:ind w:left="5771" w:hanging="360"/>
      </w:pPr>
      <w:rPr>
        <w:rFonts w:ascii="Courier New" w:hAnsi="Courier New" w:cs="Courier New" w:hint="default"/>
      </w:rPr>
    </w:lvl>
    <w:lvl w:ilvl="8" w:tplc="04160005" w:tentative="1">
      <w:start w:val="1"/>
      <w:numFmt w:val="bullet"/>
      <w:lvlText w:val=""/>
      <w:lvlJc w:val="left"/>
      <w:pPr>
        <w:ind w:left="6491" w:hanging="360"/>
      </w:pPr>
      <w:rPr>
        <w:rFonts w:ascii="Wingdings" w:hAnsi="Wingdings" w:hint="default"/>
      </w:rPr>
    </w:lvl>
  </w:abstractNum>
  <w:abstractNum w:abstractNumId="11" w15:restartNumberingAfterBreak="0">
    <w:nsid w:val="45AB6B8A"/>
    <w:multiLevelType w:val="hybridMultilevel"/>
    <w:tmpl w:val="223CC4D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72C2757"/>
    <w:multiLevelType w:val="hybridMultilevel"/>
    <w:tmpl w:val="D570BD70"/>
    <w:lvl w:ilvl="0" w:tplc="FFFFFFFF">
      <w:start w:val="1"/>
      <w:numFmt w:val="bullet"/>
      <w:lvlText w:val=""/>
      <w:lvlJc w:val="left"/>
      <w:pPr>
        <w:ind w:left="749" w:firstLine="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2FAAD73C">
      <w:start w:val="1"/>
      <w:numFmt w:val="bullet"/>
      <w:lvlText w:val="o"/>
      <w:lvlJc w:val="left"/>
      <w:pPr>
        <w:ind w:left="144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911E99CC">
      <w:start w:val="1"/>
      <w:numFmt w:val="bullet"/>
      <w:lvlText w:val="▪"/>
      <w:lvlJc w:val="left"/>
      <w:pPr>
        <w:ind w:left="216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CC349478">
      <w:start w:val="1"/>
      <w:numFmt w:val="bullet"/>
      <w:lvlText w:val="•"/>
      <w:lvlJc w:val="left"/>
      <w:pPr>
        <w:ind w:left="288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5BA9234">
      <w:start w:val="1"/>
      <w:numFmt w:val="bullet"/>
      <w:lvlText w:val="o"/>
      <w:lvlJc w:val="left"/>
      <w:pPr>
        <w:ind w:left="360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4F586516">
      <w:start w:val="1"/>
      <w:numFmt w:val="bullet"/>
      <w:lvlText w:val="▪"/>
      <w:lvlJc w:val="left"/>
      <w:pPr>
        <w:ind w:left="432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70109CFC">
      <w:start w:val="1"/>
      <w:numFmt w:val="bullet"/>
      <w:lvlText w:val="•"/>
      <w:lvlJc w:val="left"/>
      <w:pPr>
        <w:ind w:left="504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1876E038">
      <w:start w:val="1"/>
      <w:numFmt w:val="bullet"/>
      <w:lvlText w:val="o"/>
      <w:lvlJc w:val="left"/>
      <w:pPr>
        <w:ind w:left="576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46FEEFAE">
      <w:start w:val="1"/>
      <w:numFmt w:val="bullet"/>
      <w:lvlText w:val="▪"/>
      <w:lvlJc w:val="left"/>
      <w:pPr>
        <w:ind w:left="648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3" w15:restartNumberingAfterBreak="0">
    <w:nsid w:val="4E182AC9"/>
    <w:multiLevelType w:val="hybridMultilevel"/>
    <w:tmpl w:val="1BA63800"/>
    <w:lvl w:ilvl="0" w:tplc="BC98BA0C">
      <w:start w:val="1"/>
      <w:numFmt w:val="bullet"/>
      <w:lvlText w:val=""/>
      <w:lvlJc w:val="left"/>
      <w:pPr>
        <w:ind w:left="720" w:hanging="360"/>
      </w:pPr>
      <w:rPr>
        <w:rFonts w:ascii="Symbol" w:hAnsi="Symbol" w:hint="default"/>
      </w:rPr>
    </w:lvl>
    <w:lvl w:ilvl="1" w:tplc="DBB67E2E">
      <w:start w:val="1"/>
      <w:numFmt w:val="bullet"/>
      <w:lvlText w:val="o"/>
      <w:lvlJc w:val="left"/>
      <w:pPr>
        <w:ind w:left="1440" w:hanging="360"/>
      </w:pPr>
      <w:rPr>
        <w:rFonts w:ascii="Courier New" w:hAnsi="Courier New" w:hint="default"/>
      </w:rPr>
    </w:lvl>
    <w:lvl w:ilvl="2" w:tplc="29A627D0">
      <w:start w:val="1"/>
      <w:numFmt w:val="bullet"/>
      <w:lvlText w:val=""/>
      <w:lvlJc w:val="left"/>
      <w:pPr>
        <w:ind w:left="2160" w:hanging="360"/>
      </w:pPr>
      <w:rPr>
        <w:rFonts w:ascii="Wingdings" w:hAnsi="Wingdings" w:hint="default"/>
      </w:rPr>
    </w:lvl>
    <w:lvl w:ilvl="3" w:tplc="BF42CD08">
      <w:start w:val="1"/>
      <w:numFmt w:val="bullet"/>
      <w:lvlText w:val=""/>
      <w:lvlJc w:val="left"/>
      <w:pPr>
        <w:ind w:left="2880" w:hanging="360"/>
      </w:pPr>
      <w:rPr>
        <w:rFonts w:ascii="Symbol" w:hAnsi="Symbol" w:hint="default"/>
      </w:rPr>
    </w:lvl>
    <w:lvl w:ilvl="4" w:tplc="5680F1B4">
      <w:start w:val="1"/>
      <w:numFmt w:val="bullet"/>
      <w:lvlText w:val="o"/>
      <w:lvlJc w:val="left"/>
      <w:pPr>
        <w:ind w:left="3600" w:hanging="360"/>
      </w:pPr>
      <w:rPr>
        <w:rFonts w:ascii="Courier New" w:hAnsi="Courier New" w:hint="default"/>
      </w:rPr>
    </w:lvl>
    <w:lvl w:ilvl="5" w:tplc="30E2CA8C">
      <w:start w:val="1"/>
      <w:numFmt w:val="bullet"/>
      <w:lvlText w:val=""/>
      <w:lvlJc w:val="left"/>
      <w:pPr>
        <w:ind w:left="4320" w:hanging="360"/>
      </w:pPr>
      <w:rPr>
        <w:rFonts w:ascii="Wingdings" w:hAnsi="Wingdings" w:hint="default"/>
      </w:rPr>
    </w:lvl>
    <w:lvl w:ilvl="6" w:tplc="D8304E4A">
      <w:start w:val="1"/>
      <w:numFmt w:val="bullet"/>
      <w:lvlText w:val=""/>
      <w:lvlJc w:val="left"/>
      <w:pPr>
        <w:ind w:left="5040" w:hanging="360"/>
      </w:pPr>
      <w:rPr>
        <w:rFonts w:ascii="Symbol" w:hAnsi="Symbol" w:hint="default"/>
      </w:rPr>
    </w:lvl>
    <w:lvl w:ilvl="7" w:tplc="EC029F8C">
      <w:start w:val="1"/>
      <w:numFmt w:val="bullet"/>
      <w:lvlText w:val="o"/>
      <w:lvlJc w:val="left"/>
      <w:pPr>
        <w:ind w:left="5760" w:hanging="360"/>
      </w:pPr>
      <w:rPr>
        <w:rFonts w:ascii="Courier New" w:hAnsi="Courier New" w:hint="default"/>
      </w:rPr>
    </w:lvl>
    <w:lvl w:ilvl="8" w:tplc="4530CC16">
      <w:start w:val="1"/>
      <w:numFmt w:val="bullet"/>
      <w:lvlText w:val=""/>
      <w:lvlJc w:val="left"/>
      <w:pPr>
        <w:ind w:left="6480" w:hanging="360"/>
      </w:pPr>
      <w:rPr>
        <w:rFonts w:ascii="Wingdings" w:hAnsi="Wingdings" w:hint="default"/>
      </w:rPr>
    </w:lvl>
  </w:abstractNum>
  <w:abstractNum w:abstractNumId="14" w15:restartNumberingAfterBreak="0">
    <w:nsid w:val="552D6F9A"/>
    <w:multiLevelType w:val="hybridMultilevel"/>
    <w:tmpl w:val="78E46664"/>
    <w:lvl w:ilvl="0" w:tplc="FFFFFFFF">
      <w:start w:val="1"/>
      <w:numFmt w:val="bullet"/>
      <w:lvlText w:val=""/>
      <w:lvlJc w:val="left"/>
      <w:pPr>
        <w:ind w:left="721" w:firstLine="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0D6EACA4">
      <w:start w:val="1"/>
      <w:numFmt w:val="bullet"/>
      <w:lvlText w:val="o"/>
      <w:lvlJc w:val="left"/>
      <w:pPr>
        <w:ind w:left="144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AF7A4948">
      <w:start w:val="1"/>
      <w:numFmt w:val="bullet"/>
      <w:lvlText w:val="▪"/>
      <w:lvlJc w:val="left"/>
      <w:pPr>
        <w:ind w:left="216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6029B54">
      <w:start w:val="1"/>
      <w:numFmt w:val="bullet"/>
      <w:lvlText w:val="•"/>
      <w:lvlJc w:val="left"/>
      <w:pPr>
        <w:ind w:left="288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93A0E2B0">
      <w:start w:val="1"/>
      <w:numFmt w:val="bullet"/>
      <w:lvlText w:val="o"/>
      <w:lvlJc w:val="left"/>
      <w:pPr>
        <w:ind w:left="360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1B88ADEC">
      <w:start w:val="1"/>
      <w:numFmt w:val="bullet"/>
      <w:lvlText w:val="▪"/>
      <w:lvlJc w:val="left"/>
      <w:pPr>
        <w:ind w:left="432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CF9288EE">
      <w:start w:val="1"/>
      <w:numFmt w:val="bullet"/>
      <w:lvlText w:val="•"/>
      <w:lvlJc w:val="left"/>
      <w:pPr>
        <w:ind w:left="504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B7884F48">
      <w:start w:val="1"/>
      <w:numFmt w:val="bullet"/>
      <w:lvlText w:val="o"/>
      <w:lvlJc w:val="left"/>
      <w:pPr>
        <w:ind w:left="576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CCD0057A">
      <w:start w:val="1"/>
      <w:numFmt w:val="bullet"/>
      <w:lvlText w:val="▪"/>
      <w:lvlJc w:val="left"/>
      <w:pPr>
        <w:ind w:left="648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5" w15:restartNumberingAfterBreak="0">
    <w:nsid w:val="65E00EFB"/>
    <w:multiLevelType w:val="hybridMultilevel"/>
    <w:tmpl w:val="D1F2B832"/>
    <w:lvl w:ilvl="0" w:tplc="911E99CC">
      <w:start w:val="1"/>
      <w:numFmt w:val="bullet"/>
      <w:lvlText w:val="▪"/>
      <w:lvlJc w:val="left"/>
      <w:pPr>
        <w:ind w:left="1428" w:hanging="360"/>
      </w:pPr>
      <w:rPr>
        <w:rFonts w:ascii="Segoe UI Symbol" w:eastAsia="Segoe UI Symbol" w:hAnsi="Segoe UI Symbol" w:cs="Segoe UI Symbol" w:hint="default"/>
        <w:b w:val="0"/>
        <w:i w:val="0"/>
        <w:strike w:val="0"/>
        <w:dstrike w:val="0"/>
        <w:color w:val="000000"/>
        <w:sz w:val="24"/>
        <w:szCs w:val="24"/>
        <w:u w:val="none" w:color="000000"/>
        <w:effect w:val="none"/>
        <w:bdr w:val="none" w:sz="0" w:space="0" w:color="auto" w:frame="1"/>
        <w:vertAlign w:val="baseline"/>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6F7A6D7A"/>
    <w:multiLevelType w:val="hybridMultilevel"/>
    <w:tmpl w:val="4FB4159A"/>
    <w:lvl w:ilvl="0" w:tplc="911E99CC">
      <w:start w:val="1"/>
      <w:numFmt w:val="bullet"/>
      <w:lvlText w:val="▪"/>
      <w:lvlJc w:val="left"/>
      <w:pPr>
        <w:ind w:left="1440" w:hanging="36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7" w15:restartNumberingAfterBreak="0">
    <w:nsid w:val="7036191F"/>
    <w:multiLevelType w:val="hybridMultilevel"/>
    <w:tmpl w:val="64C0B0F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5DB16B2"/>
    <w:multiLevelType w:val="hybridMultilevel"/>
    <w:tmpl w:val="DFC888EC"/>
    <w:lvl w:ilvl="0" w:tplc="FFFFFFFF">
      <w:start w:val="1"/>
      <w:numFmt w:val="bullet"/>
      <w:lvlText w:val=""/>
      <w:lvlJc w:val="left"/>
      <w:pPr>
        <w:ind w:left="715" w:hanging="360"/>
      </w:pPr>
      <w:rPr>
        <w:rFonts w:ascii="Wingdings" w:hAnsi="Wingdings"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19" w15:restartNumberingAfterBreak="0">
    <w:nsid w:val="78CF7517"/>
    <w:multiLevelType w:val="hybridMultilevel"/>
    <w:tmpl w:val="69E28618"/>
    <w:lvl w:ilvl="0" w:tplc="911E99CC">
      <w:start w:val="1"/>
      <w:numFmt w:val="bullet"/>
      <w:lvlText w:val="▪"/>
      <w:lvlJc w:val="left"/>
      <w:pPr>
        <w:ind w:left="1428" w:hanging="36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abstractNumId w:val="0"/>
  </w:num>
  <w:num w:numId="2">
    <w:abstractNumId w:val="1"/>
  </w:num>
  <w:num w:numId="3">
    <w:abstractNumId w:val="9"/>
  </w:num>
  <w:num w:numId="4">
    <w:abstractNumId w:val="6"/>
  </w:num>
  <w:num w:numId="5">
    <w:abstractNumId w:val="4"/>
  </w:num>
  <w:num w:numId="6">
    <w:abstractNumId w:val="17"/>
  </w:num>
  <w:num w:numId="7">
    <w:abstractNumId w:val="15"/>
  </w:num>
  <w:num w:numId="8">
    <w:abstractNumId w:val="16"/>
  </w:num>
  <w:num w:numId="9">
    <w:abstractNumId w:val="19"/>
  </w:num>
  <w:num w:numId="10">
    <w:abstractNumId w:val="3"/>
  </w:num>
  <w:num w:numId="11">
    <w:abstractNumId w:val="2"/>
  </w:num>
  <w:num w:numId="12">
    <w:abstractNumId w:val="8"/>
  </w:num>
  <w:num w:numId="13">
    <w:abstractNumId w:val="12"/>
  </w:num>
  <w:num w:numId="14">
    <w:abstractNumId w:val="14"/>
  </w:num>
  <w:num w:numId="15">
    <w:abstractNumId w:val="7"/>
  </w:num>
  <w:num w:numId="16">
    <w:abstractNumId w:val="11"/>
  </w:num>
  <w:num w:numId="17">
    <w:abstractNumId w:val="10"/>
  </w:num>
  <w:num w:numId="18">
    <w:abstractNumId w:val="18"/>
  </w:num>
  <w:num w:numId="19">
    <w:abstractNumId w:val="13"/>
  </w:num>
  <w:num w:numId="20">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0"/>
  <w:displayVerticalDrawingGridEvery w:val="0"/>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D5"/>
    <w:rsid w:val="000001AB"/>
    <w:rsid w:val="000018D3"/>
    <w:rsid w:val="00010878"/>
    <w:rsid w:val="000136A7"/>
    <w:rsid w:val="000143A0"/>
    <w:rsid w:val="00022395"/>
    <w:rsid w:val="00026F1C"/>
    <w:rsid w:val="0002744A"/>
    <w:rsid w:val="000341F8"/>
    <w:rsid w:val="0004325D"/>
    <w:rsid w:val="0004523E"/>
    <w:rsid w:val="00047C64"/>
    <w:rsid w:val="00050367"/>
    <w:rsid w:val="000566BB"/>
    <w:rsid w:val="000578C5"/>
    <w:rsid w:val="00061F48"/>
    <w:rsid w:val="0006223A"/>
    <w:rsid w:val="000624CB"/>
    <w:rsid w:val="000646A1"/>
    <w:rsid w:val="000738C1"/>
    <w:rsid w:val="00073FA2"/>
    <w:rsid w:val="00076536"/>
    <w:rsid w:val="00087408"/>
    <w:rsid w:val="000874CA"/>
    <w:rsid w:val="00090042"/>
    <w:rsid w:val="000920C1"/>
    <w:rsid w:val="00094035"/>
    <w:rsid w:val="0009407C"/>
    <w:rsid w:val="000A1197"/>
    <w:rsid w:val="000A1E88"/>
    <w:rsid w:val="000B2416"/>
    <w:rsid w:val="000B3640"/>
    <w:rsid w:val="000C3381"/>
    <w:rsid w:val="000C4394"/>
    <w:rsid w:val="000C62DF"/>
    <w:rsid w:val="000C6FA9"/>
    <w:rsid w:val="000D563C"/>
    <w:rsid w:val="000D7C94"/>
    <w:rsid w:val="000D7D54"/>
    <w:rsid w:val="000E0706"/>
    <w:rsid w:val="000E0715"/>
    <w:rsid w:val="000E37C6"/>
    <w:rsid w:val="000E6824"/>
    <w:rsid w:val="000E6D49"/>
    <w:rsid w:val="000F358C"/>
    <w:rsid w:val="000F6E3F"/>
    <w:rsid w:val="00110208"/>
    <w:rsid w:val="00111A5E"/>
    <w:rsid w:val="00117763"/>
    <w:rsid w:val="001179EC"/>
    <w:rsid w:val="0012390E"/>
    <w:rsid w:val="00127E8D"/>
    <w:rsid w:val="001300B8"/>
    <w:rsid w:val="00130C35"/>
    <w:rsid w:val="00137895"/>
    <w:rsid w:val="001506D4"/>
    <w:rsid w:val="00156E0B"/>
    <w:rsid w:val="001623E4"/>
    <w:rsid w:val="00164127"/>
    <w:rsid w:val="00165511"/>
    <w:rsid w:val="00171891"/>
    <w:rsid w:val="00172932"/>
    <w:rsid w:val="00183610"/>
    <w:rsid w:val="00184B9D"/>
    <w:rsid w:val="00185088"/>
    <w:rsid w:val="001869D0"/>
    <w:rsid w:val="00190581"/>
    <w:rsid w:val="001A5702"/>
    <w:rsid w:val="001B29E9"/>
    <w:rsid w:val="001C102E"/>
    <w:rsid w:val="001C2A86"/>
    <w:rsid w:val="001C649E"/>
    <w:rsid w:val="001C7174"/>
    <w:rsid w:val="001D0D36"/>
    <w:rsid w:val="001D150C"/>
    <w:rsid w:val="001D1B75"/>
    <w:rsid w:val="001D4BAD"/>
    <w:rsid w:val="001D4EDC"/>
    <w:rsid w:val="001D618A"/>
    <w:rsid w:val="001E5B3F"/>
    <w:rsid w:val="001E6968"/>
    <w:rsid w:val="001F0845"/>
    <w:rsid w:val="001F148C"/>
    <w:rsid w:val="001F28BC"/>
    <w:rsid w:val="001F4141"/>
    <w:rsid w:val="001F50A7"/>
    <w:rsid w:val="002001B7"/>
    <w:rsid w:val="0021140B"/>
    <w:rsid w:val="00215B77"/>
    <w:rsid w:val="00220D29"/>
    <w:rsid w:val="00224255"/>
    <w:rsid w:val="00225196"/>
    <w:rsid w:val="00226B0A"/>
    <w:rsid w:val="00227F25"/>
    <w:rsid w:val="00230F92"/>
    <w:rsid w:val="00236798"/>
    <w:rsid w:val="00237C8D"/>
    <w:rsid w:val="002417F1"/>
    <w:rsid w:val="0024410B"/>
    <w:rsid w:val="0025127D"/>
    <w:rsid w:val="0025570F"/>
    <w:rsid w:val="002576AA"/>
    <w:rsid w:val="002638E6"/>
    <w:rsid w:val="002660F9"/>
    <w:rsid w:val="002665A7"/>
    <w:rsid w:val="002670C9"/>
    <w:rsid w:val="0029110E"/>
    <w:rsid w:val="0029152E"/>
    <w:rsid w:val="002A1655"/>
    <w:rsid w:val="002A20AD"/>
    <w:rsid w:val="002A28F6"/>
    <w:rsid w:val="002A689B"/>
    <w:rsid w:val="002B7545"/>
    <w:rsid w:val="002C4EE2"/>
    <w:rsid w:val="002C5281"/>
    <w:rsid w:val="002D492A"/>
    <w:rsid w:val="002D6756"/>
    <w:rsid w:val="002D7AAE"/>
    <w:rsid w:val="002E08ED"/>
    <w:rsid w:val="002E5741"/>
    <w:rsid w:val="002E789B"/>
    <w:rsid w:val="002F07B6"/>
    <w:rsid w:val="002F49E9"/>
    <w:rsid w:val="0030090E"/>
    <w:rsid w:val="00301C4F"/>
    <w:rsid w:val="00307243"/>
    <w:rsid w:val="00315C5B"/>
    <w:rsid w:val="00321121"/>
    <w:rsid w:val="003236AF"/>
    <w:rsid w:val="003240CE"/>
    <w:rsid w:val="00341159"/>
    <w:rsid w:val="003429D3"/>
    <w:rsid w:val="0034486B"/>
    <w:rsid w:val="0037399F"/>
    <w:rsid w:val="00373F47"/>
    <w:rsid w:val="003742B0"/>
    <w:rsid w:val="00375EEF"/>
    <w:rsid w:val="003820FE"/>
    <w:rsid w:val="00383857"/>
    <w:rsid w:val="00385EFB"/>
    <w:rsid w:val="003A398F"/>
    <w:rsid w:val="003A4E6C"/>
    <w:rsid w:val="003B041D"/>
    <w:rsid w:val="003B31AB"/>
    <w:rsid w:val="003D54BB"/>
    <w:rsid w:val="003D579A"/>
    <w:rsid w:val="003D62F3"/>
    <w:rsid w:val="003D7D6E"/>
    <w:rsid w:val="003E0E8B"/>
    <w:rsid w:val="003F0422"/>
    <w:rsid w:val="003F0641"/>
    <w:rsid w:val="003F11B2"/>
    <w:rsid w:val="003F15AA"/>
    <w:rsid w:val="003F2E54"/>
    <w:rsid w:val="00401ED5"/>
    <w:rsid w:val="0040455B"/>
    <w:rsid w:val="00414C3E"/>
    <w:rsid w:val="00422D2A"/>
    <w:rsid w:val="00423C88"/>
    <w:rsid w:val="0042407E"/>
    <w:rsid w:val="0043082D"/>
    <w:rsid w:val="004323AD"/>
    <w:rsid w:val="00436A0C"/>
    <w:rsid w:val="004448D3"/>
    <w:rsid w:val="00454F54"/>
    <w:rsid w:val="00456236"/>
    <w:rsid w:val="00456F03"/>
    <w:rsid w:val="00460BE3"/>
    <w:rsid w:val="004641F0"/>
    <w:rsid w:val="004706F4"/>
    <w:rsid w:val="0047479A"/>
    <w:rsid w:val="00474E7A"/>
    <w:rsid w:val="00476E81"/>
    <w:rsid w:val="004810A3"/>
    <w:rsid w:val="00491BF6"/>
    <w:rsid w:val="0049267F"/>
    <w:rsid w:val="004A0E6C"/>
    <w:rsid w:val="004A1249"/>
    <w:rsid w:val="004A1D89"/>
    <w:rsid w:val="004A4D78"/>
    <w:rsid w:val="004A5CDF"/>
    <w:rsid w:val="004A6632"/>
    <w:rsid w:val="004A6E14"/>
    <w:rsid w:val="004C06F5"/>
    <w:rsid w:val="004C7033"/>
    <w:rsid w:val="004D18D3"/>
    <w:rsid w:val="004E49A4"/>
    <w:rsid w:val="004E75B4"/>
    <w:rsid w:val="004F16C8"/>
    <w:rsid w:val="005074A8"/>
    <w:rsid w:val="005103B1"/>
    <w:rsid w:val="0051590E"/>
    <w:rsid w:val="00522515"/>
    <w:rsid w:val="00531293"/>
    <w:rsid w:val="005371F3"/>
    <w:rsid w:val="00554002"/>
    <w:rsid w:val="00556717"/>
    <w:rsid w:val="00556A0A"/>
    <w:rsid w:val="00557B84"/>
    <w:rsid w:val="00563654"/>
    <w:rsid w:val="00565113"/>
    <w:rsid w:val="00565671"/>
    <w:rsid w:val="00584941"/>
    <w:rsid w:val="005862FD"/>
    <w:rsid w:val="00595533"/>
    <w:rsid w:val="00596CFB"/>
    <w:rsid w:val="005A3F72"/>
    <w:rsid w:val="005B0D95"/>
    <w:rsid w:val="005B0D9B"/>
    <w:rsid w:val="005B5209"/>
    <w:rsid w:val="005C2D52"/>
    <w:rsid w:val="005C436F"/>
    <w:rsid w:val="005E332A"/>
    <w:rsid w:val="005E6985"/>
    <w:rsid w:val="005F0FAC"/>
    <w:rsid w:val="005F2521"/>
    <w:rsid w:val="005F38B6"/>
    <w:rsid w:val="005F3FED"/>
    <w:rsid w:val="005F5AC3"/>
    <w:rsid w:val="00600D86"/>
    <w:rsid w:val="006043EA"/>
    <w:rsid w:val="006052DD"/>
    <w:rsid w:val="00605A13"/>
    <w:rsid w:val="00610321"/>
    <w:rsid w:val="006202B0"/>
    <w:rsid w:val="006257DE"/>
    <w:rsid w:val="00626AF5"/>
    <w:rsid w:val="006305E9"/>
    <w:rsid w:val="00630B78"/>
    <w:rsid w:val="0063129E"/>
    <w:rsid w:val="006343B1"/>
    <w:rsid w:val="006349AE"/>
    <w:rsid w:val="00637B0F"/>
    <w:rsid w:val="00643044"/>
    <w:rsid w:val="006466CB"/>
    <w:rsid w:val="00655B78"/>
    <w:rsid w:val="00656ABD"/>
    <w:rsid w:val="00663C82"/>
    <w:rsid w:val="00671C2D"/>
    <w:rsid w:val="006722EA"/>
    <w:rsid w:val="00672998"/>
    <w:rsid w:val="00673C90"/>
    <w:rsid w:val="0067777C"/>
    <w:rsid w:val="00677D77"/>
    <w:rsid w:val="00690D11"/>
    <w:rsid w:val="0069786D"/>
    <w:rsid w:val="006A1222"/>
    <w:rsid w:val="006A347C"/>
    <w:rsid w:val="006A4CD2"/>
    <w:rsid w:val="006B02B6"/>
    <w:rsid w:val="006B0C8C"/>
    <w:rsid w:val="006B1C31"/>
    <w:rsid w:val="006B24E5"/>
    <w:rsid w:val="006C16B9"/>
    <w:rsid w:val="006C203E"/>
    <w:rsid w:val="006C4C8C"/>
    <w:rsid w:val="006C56EE"/>
    <w:rsid w:val="006D3955"/>
    <w:rsid w:val="006E0DFA"/>
    <w:rsid w:val="006E545A"/>
    <w:rsid w:val="006E5FE3"/>
    <w:rsid w:val="006E685A"/>
    <w:rsid w:val="006E6B29"/>
    <w:rsid w:val="006F0AC6"/>
    <w:rsid w:val="00700269"/>
    <w:rsid w:val="007008FE"/>
    <w:rsid w:val="007034AD"/>
    <w:rsid w:val="00705BDA"/>
    <w:rsid w:val="007122C7"/>
    <w:rsid w:val="0071B706"/>
    <w:rsid w:val="00720781"/>
    <w:rsid w:val="0072304C"/>
    <w:rsid w:val="00723DEA"/>
    <w:rsid w:val="00726240"/>
    <w:rsid w:val="00730231"/>
    <w:rsid w:val="00731BEF"/>
    <w:rsid w:val="007424D5"/>
    <w:rsid w:val="00745026"/>
    <w:rsid w:val="00752E41"/>
    <w:rsid w:val="007606AE"/>
    <w:rsid w:val="00760813"/>
    <w:rsid w:val="007636A1"/>
    <w:rsid w:val="0076625C"/>
    <w:rsid w:val="007702D8"/>
    <w:rsid w:val="007715AA"/>
    <w:rsid w:val="007768C9"/>
    <w:rsid w:val="00781B26"/>
    <w:rsid w:val="007863FE"/>
    <w:rsid w:val="00793F26"/>
    <w:rsid w:val="0079659E"/>
    <w:rsid w:val="00797246"/>
    <w:rsid w:val="007B5284"/>
    <w:rsid w:val="007C0BB6"/>
    <w:rsid w:val="007C1161"/>
    <w:rsid w:val="007C1762"/>
    <w:rsid w:val="007C2A05"/>
    <w:rsid w:val="007C3564"/>
    <w:rsid w:val="007C4DC8"/>
    <w:rsid w:val="007D2634"/>
    <w:rsid w:val="007D52E7"/>
    <w:rsid w:val="007D58D0"/>
    <w:rsid w:val="007D7A13"/>
    <w:rsid w:val="007E01E7"/>
    <w:rsid w:val="007F37DA"/>
    <w:rsid w:val="007F3A28"/>
    <w:rsid w:val="007F3CDD"/>
    <w:rsid w:val="007F514D"/>
    <w:rsid w:val="007F7E87"/>
    <w:rsid w:val="00805CD1"/>
    <w:rsid w:val="008101A9"/>
    <w:rsid w:val="00811392"/>
    <w:rsid w:val="00812355"/>
    <w:rsid w:val="0081265A"/>
    <w:rsid w:val="008137B0"/>
    <w:rsid w:val="00815E14"/>
    <w:rsid w:val="00816F72"/>
    <w:rsid w:val="00823E93"/>
    <w:rsid w:val="00825571"/>
    <w:rsid w:val="008264B8"/>
    <w:rsid w:val="008305E6"/>
    <w:rsid w:val="00831FCA"/>
    <w:rsid w:val="00832555"/>
    <w:rsid w:val="00836795"/>
    <w:rsid w:val="008404D2"/>
    <w:rsid w:val="00843C90"/>
    <w:rsid w:val="008520FE"/>
    <w:rsid w:val="0085539F"/>
    <w:rsid w:val="00860E40"/>
    <w:rsid w:val="0086172F"/>
    <w:rsid w:val="00862678"/>
    <w:rsid w:val="00863856"/>
    <w:rsid w:val="00864652"/>
    <w:rsid w:val="00870D22"/>
    <w:rsid w:val="00871BA9"/>
    <w:rsid w:val="00872988"/>
    <w:rsid w:val="00873371"/>
    <w:rsid w:val="00875DE4"/>
    <w:rsid w:val="00877326"/>
    <w:rsid w:val="00883C58"/>
    <w:rsid w:val="00891AA4"/>
    <w:rsid w:val="008A1404"/>
    <w:rsid w:val="008A24CB"/>
    <w:rsid w:val="008A2893"/>
    <w:rsid w:val="008B1106"/>
    <w:rsid w:val="008B1EBF"/>
    <w:rsid w:val="008B2CBA"/>
    <w:rsid w:val="008C416D"/>
    <w:rsid w:val="008C6969"/>
    <w:rsid w:val="008D1266"/>
    <w:rsid w:val="008D2BD8"/>
    <w:rsid w:val="008D68E0"/>
    <w:rsid w:val="008E0250"/>
    <w:rsid w:val="008E1AAE"/>
    <w:rsid w:val="008F0A02"/>
    <w:rsid w:val="008F5BD8"/>
    <w:rsid w:val="00900954"/>
    <w:rsid w:val="00900A54"/>
    <w:rsid w:val="00902E0C"/>
    <w:rsid w:val="009035BA"/>
    <w:rsid w:val="00904A86"/>
    <w:rsid w:val="00912E3E"/>
    <w:rsid w:val="009202A3"/>
    <w:rsid w:val="009339FF"/>
    <w:rsid w:val="00934DFA"/>
    <w:rsid w:val="00942037"/>
    <w:rsid w:val="0094304D"/>
    <w:rsid w:val="00945BFD"/>
    <w:rsid w:val="00951491"/>
    <w:rsid w:val="009640DD"/>
    <w:rsid w:val="00964D50"/>
    <w:rsid w:val="009653CA"/>
    <w:rsid w:val="00971E07"/>
    <w:rsid w:val="00972AB9"/>
    <w:rsid w:val="0097708C"/>
    <w:rsid w:val="00980904"/>
    <w:rsid w:val="0098387B"/>
    <w:rsid w:val="009879C6"/>
    <w:rsid w:val="00990471"/>
    <w:rsid w:val="009952DD"/>
    <w:rsid w:val="00996C3C"/>
    <w:rsid w:val="00997BF9"/>
    <w:rsid w:val="009A1FEE"/>
    <w:rsid w:val="009A7A25"/>
    <w:rsid w:val="009B1516"/>
    <w:rsid w:val="009B1D5C"/>
    <w:rsid w:val="009B6C84"/>
    <w:rsid w:val="009D1364"/>
    <w:rsid w:val="009D2836"/>
    <w:rsid w:val="009E0FDA"/>
    <w:rsid w:val="009E1A5B"/>
    <w:rsid w:val="009E2430"/>
    <w:rsid w:val="009E295F"/>
    <w:rsid w:val="009E5045"/>
    <w:rsid w:val="009E5CF4"/>
    <w:rsid w:val="009F0694"/>
    <w:rsid w:val="009F4235"/>
    <w:rsid w:val="009F7926"/>
    <w:rsid w:val="009F7BFD"/>
    <w:rsid w:val="00A02804"/>
    <w:rsid w:val="00A10197"/>
    <w:rsid w:val="00A11206"/>
    <w:rsid w:val="00A13266"/>
    <w:rsid w:val="00A2A438"/>
    <w:rsid w:val="00A30F53"/>
    <w:rsid w:val="00A40AF6"/>
    <w:rsid w:val="00A430FB"/>
    <w:rsid w:val="00A450BD"/>
    <w:rsid w:val="00A50257"/>
    <w:rsid w:val="00A50956"/>
    <w:rsid w:val="00A50B1A"/>
    <w:rsid w:val="00A5691F"/>
    <w:rsid w:val="00A61CB9"/>
    <w:rsid w:val="00A6307E"/>
    <w:rsid w:val="00A6370D"/>
    <w:rsid w:val="00A76B11"/>
    <w:rsid w:val="00A81D80"/>
    <w:rsid w:val="00A82807"/>
    <w:rsid w:val="00A8552D"/>
    <w:rsid w:val="00A947CA"/>
    <w:rsid w:val="00A95EC7"/>
    <w:rsid w:val="00AA2A59"/>
    <w:rsid w:val="00AA63F6"/>
    <w:rsid w:val="00AA6D7A"/>
    <w:rsid w:val="00AB0BA9"/>
    <w:rsid w:val="00AB3291"/>
    <w:rsid w:val="00AB392E"/>
    <w:rsid w:val="00AB7653"/>
    <w:rsid w:val="00AB7AF3"/>
    <w:rsid w:val="00AC0C4F"/>
    <w:rsid w:val="00AC0F56"/>
    <w:rsid w:val="00AC278C"/>
    <w:rsid w:val="00AC7EC3"/>
    <w:rsid w:val="00AD0954"/>
    <w:rsid w:val="00AD48E8"/>
    <w:rsid w:val="00AD5A95"/>
    <w:rsid w:val="00AD6E29"/>
    <w:rsid w:val="00AE0FB6"/>
    <w:rsid w:val="00AE2E98"/>
    <w:rsid w:val="00AE3AF2"/>
    <w:rsid w:val="00AE4A93"/>
    <w:rsid w:val="00AE6990"/>
    <w:rsid w:val="00AF1BC7"/>
    <w:rsid w:val="00B1275E"/>
    <w:rsid w:val="00B1313B"/>
    <w:rsid w:val="00B138C4"/>
    <w:rsid w:val="00B15A09"/>
    <w:rsid w:val="00B2312D"/>
    <w:rsid w:val="00B3588B"/>
    <w:rsid w:val="00B360BE"/>
    <w:rsid w:val="00B41A3C"/>
    <w:rsid w:val="00B45501"/>
    <w:rsid w:val="00B579C8"/>
    <w:rsid w:val="00B750EE"/>
    <w:rsid w:val="00B845AB"/>
    <w:rsid w:val="00B97882"/>
    <w:rsid w:val="00BA49BE"/>
    <w:rsid w:val="00BA4AA7"/>
    <w:rsid w:val="00BB3383"/>
    <w:rsid w:val="00BC4D7B"/>
    <w:rsid w:val="00BC6DB1"/>
    <w:rsid w:val="00BD262E"/>
    <w:rsid w:val="00BD2801"/>
    <w:rsid w:val="00BD2A87"/>
    <w:rsid w:val="00BD2E15"/>
    <w:rsid w:val="00BD75D9"/>
    <w:rsid w:val="00BD7B1E"/>
    <w:rsid w:val="00BE020E"/>
    <w:rsid w:val="00BE1B90"/>
    <w:rsid w:val="00BE2ED1"/>
    <w:rsid w:val="00BF204C"/>
    <w:rsid w:val="00C02647"/>
    <w:rsid w:val="00C11B8E"/>
    <w:rsid w:val="00C12E05"/>
    <w:rsid w:val="00C153ED"/>
    <w:rsid w:val="00C434B5"/>
    <w:rsid w:val="00C71240"/>
    <w:rsid w:val="00C7234C"/>
    <w:rsid w:val="00C7324A"/>
    <w:rsid w:val="00C81B6F"/>
    <w:rsid w:val="00C828BD"/>
    <w:rsid w:val="00C86B3B"/>
    <w:rsid w:val="00C87637"/>
    <w:rsid w:val="00CA1CB6"/>
    <w:rsid w:val="00CA283D"/>
    <w:rsid w:val="00CA4E79"/>
    <w:rsid w:val="00CA6544"/>
    <w:rsid w:val="00CB106A"/>
    <w:rsid w:val="00CB731F"/>
    <w:rsid w:val="00CC2AC0"/>
    <w:rsid w:val="00CD0E1C"/>
    <w:rsid w:val="00CD3BEC"/>
    <w:rsid w:val="00CD55FC"/>
    <w:rsid w:val="00CD7CC0"/>
    <w:rsid w:val="00CE3268"/>
    <w:rsid w:val="00CF0A60"/>
    <w:rsid w:val="00CF3AA0"/>
    <w:rsid w:val="00D00AEE"/>
    <w:rsid w:val="00D03418"/>
    <w:rsid w:val="00D10AB7"/>
    <w:rsid w:val="00D35A8C"/>
    <w:rsid w:val="00D4079D"/>
    <w:rsid w:val="00D42046"/>
    <w:rsid w:val="00D459EC"/>
    <w:rsid w:val="00D47974"/>
    <w:rsid w:val="00D52A6F"/>
    <w:rsid w:val="00D52B55"/>
    <w:rsid w:val="00D60EBC"/>
    <w:rsid w:val="00D62322"/>
    <w:rsid w:val="00D628D2"/>
    <w:rsid w:val="00D62C9B"/>
    <w:rsid w:val="00D645ED"/>
    <w:rsid w:val="00D6535C"/>
    <w:rsid w:val="00D6624F"/>
    <w:rsid w:val="00D74D88"/>
    <w:rsid w:val="00D760BC"/>
    <w:rsid w:val="00D82876"/>
    <w:rsid w:val="00D83183"/>
    <w:rsid w:val="00D8361B"/>
    <w:rsid w:val="00D87970"/>
    <w:rsid w:val="00D90763"/>
    <w:rsid w:val="00DA0C66"/>
    <w:rsid w:val="00DA22CD"/>
    <w:rsid w:val="00DA2AB4"/>
    <w:rsid w:val="00DB0DE7"/>
    <w:rsid w:val="00DB20F9"/>
    <w:rsid w:val="00DB5B5B"/>
    <w:rsid w:val="00DC17B0"/>
    <w:rsid w:val="00DD4CA9"/>
    <w:rsid w:val="00DD7126"/>
    <w:rsid w:val="00DE1128"/>
    <w:rsid w:val="00DE543D"/>
    <w:rsid w:val="00DE76D4"/>
    <w:rsid w:val="00DF1DBF"/>
    <w:rsid w:val="00E00AE7"/>
    <w:rsid w:val="00E00E0C"/>
    <w:rsid w:val="00E00F15"/>
    <w:rsid w:val="00E13D81"/>
    <w:rsid w:val="00E15B70"/>
    <w:rsid w:val="00E17156"/>
    <w:rsid w:val="00E17414"/>
    <w:rsid w:val="00E177EE"/>
    <w:rsid w:val="00E200EA"/>
    <w:rsid w:val="00E2178E"/>
    <w:rsid w:val="00E27A7D"/>
    <w:rsid w:val="00E332CE"/>
    <w:rsid w:val="00E33A10"/>
    <w:rsid w:val="00E46187"/>
    <w:rsid w:val="00E46B8C"/>
    <w:rsid w:val="00E512CC"/>
    <w:rsid w:val="00E52076"/>
    <w:rsid w:val="00E56338"/>
    <w:rsid w:val="00E603B4"/>
    <w:rsid w:val="00E60767"/>
    <w:rsid w:val="00E60A17"/>
    <w:rsid w:val="00E63F4D"/>
    <w:rsid w:val="00E67DB3"/>
    <w:rsid w:val="00E70570"/>
    <w:rsid w:val="00E70A8A"/>
    <w:rsid w:val="00E740BF"/>
    <w:rsid w:val="00E7727D"/>
    <w:rsid w:val="00E77A08"/>
    <w:rsid w:val="00E80EDA"/>
    <w:rsid w:val="00E82635"/>
    <w:rsid w:val="00E8390E"/>
    <w:rsid w:val="00E855E3"/>
    <w:rsid w:val="00E9073D"/>
    <w:rsid w:val="00E9460C"/>
    <w:rsid w:val="00E97E9F"/>
    <w:rsid w:val="00EA4B0D"/>
    <w:rsid w:val="00EA5EF0"/>
    <w:rsid w:val="00EA6262"/>
    <w:rsid w:val="00EA7C73"/>
    <w:rsid w:val="00EB1437"/>
    <w:rsid w:val="00EB21C2"/>
    <w:rsid w:val="00EB2933"/>
    <w:rsid w:val="00EC1CE6"/>
    <w:rsid w:val="00ED080F"/>
    <w:rsid w:val="00ED2D65"/>
    <w:rsid w:val="00ED35C3"/>
    <w:rsid w:val="00ED435A"/>
    <w:rsid w:val="00ED4CD1"/>
    <w:rsid w:val="00ED4D64"/>
    <w:rsid w:val="00ED5F9D"/>
    <w:rsid w:val="00ED7068"/>
    <w:rsid w:val="00ED7330"/>
    <w:rsid w:val="00ED79B1"/>
    <w:rsid w:val="00EE6217"/>
    <w:rsid w:val="00EF03FB"/>
    <w:rsid w:val="00EF1E7B"/>
    <w:rsid w:val="00EF597F"/>
    <w:rsid w:val="00EF7FB9"/>
    <w:rsid w:val="00F0076F"/>
    <w:rsid w:val="00F01FFD"/>
    <w:rsid w:val="00F0296F"/>
    <w:rsid w:val="00F039D9"/>
    <w:rsid w:val="00F05058"/>
    <w:rsid w:val="00F1024F"/>
    <w:rsid w:val="00F10377"/>
    <w:rsid w:val="00F113FA"/>
    <w:rsid w:val="00F13684"/>
    <w:rsid w:val="00F20443"/>
    <w:rsid w:val="00F21EC7"/>
    <w:rsid w:val="00F23C40"/>
    <w:rsid w:val="00F242E7"/>
    <w:rsid w:val="00F31B07"/>
    <w:rsid w:val="00F36A88"/>
    <w:rsid w:val="00F37000"/>
    <w:rsid w:val="00F412CB"/>
    <w:rsid w:val="00F44DF0"/>
    <w:rsid w:val="00F46961"/>
    <w:rsid w:val="00F47C63"/>
    <w:rsid w:val="00F54915"/>
    <w:rsid w:val="00F56834"/>
    <w:rsid w:val="00F627BC"/>
    <w:rsid w:val="00F76F8E"/>
    <w:rsid w:val="00F802AB"/>
    <w:rsid w:val="00F807CA"/>
    <w:rsid w:val="00F81F08"/>
    <w:rsid w:val="00F85249"/>
    <w:rsid w:val="00F87ED6"/>
    <w:rsid w:val="00F90076"/>
    <w:rsid w:val="00F903FE"/>
    <w:rsid w:val="00F93D7B"/>
    <w:rsid w:val="00FB57B3"/>
    <w:rsid w:val="00FC4163"/>
    <w:rsid w:val="00FC7654"/>
    <w:rsid w:val="00FD1BC6"/>
    <w:rsid w:val="00FD2AED"/>
    <w:rsid w:val="00FD6A7B"/>
    <w:rsid w:val="00FD73B0"/>
    <w:rsid w:val="00FE223A"/>
    <w:rsid w:val="00FE48B9"/>
    <w:rsid w:val="00FE4AAA"/>
    <w:rsid w:val="00FE522E"/>
    <w:rsid w:val="00FF1331"/>
    <w:rsid w:val="00FF1B74"/>
    <w:rsid w:val="00FF2293"/>
    <w:rsid w:val="00FF6A9F"/>
    <w:rsid w:val="01529D3E"/>
    <w:rsid w:val="0196672B"/>
    <w:rsid w:val="01AF681B"/>
    <w:rsid w:val="020A7A3E"/>
    <w:rsid w:val="029B64F5"/>
    <w:rsid w:val="02BABED9"/>
    <w:rsid w:val="031EB9D3"/>
    <w:rsid w:val="0421A52D"/>
    <w:rsid w:val="04603057"/>
    <w:rsid w:val="04D036E3"/>
    <w:rsid w:val="04E90B1B"/>
    <w:rsid w:val="0512E183"/>
    <w:rsid w:val="0537DEC0"/>
    <w:rsid w:val="056374AC"/>
    <w:rsid w:val="056CA475"/>
    <w:rsid w:val="0588D2D9"/>
    <w:rsid w:val="05F8010C"/>
    <w:rsid w:val="069317F6"/>
    <w:rsid w:val="071F4B6A"/>
    <w:rsid w:val="07C45CD6"/>
    <w:rsid w:val="083B3FAC"/>
    <w:rsid w:val="0866D2B2"/>
    <w:rsid w:val="0879C82F"/>
    <w:rsid w:val="091E7D6B"/>
    <w:rsid w:val="093229CD"/>
    <w:rsid w:val="0959BCD7"/>
    <w:rsid w:val="09CBAAC5"/>
    <w:rsid w:val="0B15F012"/>
    <w:rsid w:val="0B1ADEC0"/>
    <w:rsid w:val="0B52D199"/>
    <w:rsid w:val="0B850C73"/>
    <w:rsid w:val="0B859871"/>
    <w:rsid w:val="0B92F3F8"/>
    <w:rsid w:val="0BE728AB"/>
    <w:rsid w:val="0C314E73"/>
    <w:rsid w:val="0CAD4C92"/>
    <w:rsid w:val="0CEA4DD5"/>
    <w:rsid w:val="0D5A1A55"/>
    <w:rsid w:val="0DDCE9FE"/>
    <w:rsid w:val="0DEEBA08"/>
    <w:rsid w:val="0EE149D5"/>
    <w:rsid w:val="0F3BA94A"/>
    <w:rsid w:val="0FB03F2F"/>
    <w:rsid w:val="102D2934"/>
    <w:rsid w:val="10991C69"/>
    <w:rsid w:val="11B55A0C"/>
    <w:rsid w:val="11DCEDDA"/>
    <w:rsid w:val="122FF872"/>
    <w:rsid w:val="12418DDE"/>
    <w:rsid w:val="12F6DF2C"/>
    <w:rsid w:val="13AFDD6B"/>
    <w:rsid w:val="13BE1AB0"/>
    <w:rsid w:val="13C5EA2B"/>
    <w:rsid w:val="13E9A343"/>
    <w:rsid w:val="14170829"/>
    <w:rsid w:val="143B8823"/>
    <w:rsid w:val="14441638"/>
    <w:rsid w:val="14A84F50"/>
    <w:rsid w:val="14B6ED0F"/>
    <w:rsid w:val="14B8D977"/>
    <w:rsid w:val="1542D0B3"/>
    <w:rsid w:val="157E0823"/>
    <w:rsid w:val="160E7C87"/>
    <w:rsid w:val="165C6421"/>
    <w:rsid w:val="1709EBB9"/>
    <w:rsid w:val="170E3C20"/>
    <w:rsid w:val="17241517"/>
    <w:rsid w:val="1738ABF2"/>
    <w:rsid w:val="17B6C91C"/>
    <w:rsid w:val="180B7333"/>
    <w:rsid w:val="186B08AA"/>
    <w:rsid w:val="18DCFB70"/>
    <w:rsid w:val="18F39305"/>
    <w:rsid w:val="190F8F6C"/>
    <w:rsid w:val="1A067448"/>
    <w:rsid w:val="1A24B114"/>
    <w:rsid w:val="1A4ED4FD"/>
    <w:rsid w:val="1B46B965"/>
    <w:rsid w:val="1B7DBCEC"/>
    <w:rsid w:val="1BC6B1A5"/>
    <w:rsid w:val="1BC7984C"/>
    <w:rsid w:val="1D1438F1"/>
    <w:rsid w:val="1E2B84A5"/>
    <w:rsid w:val="1EA29F7D"/>
    <w:rsid w:val="1EB2EBB9"/>
    <w:rsid w:val="1F66C3E2"/>
    <w:rsid w:val="1F8A1392"/>
    <w:rsid w:val="1FF329B2"/>
    <w:rsid w:val="207D0E5E"/>
    <w:rsid w:val="20F1AE9B"/>
    <w:rsid w:val="221E308E"/>
    <w:rsid w:val="230D774D"/>
    <w:rsid w:val="2386105B"/>
    <w:rsid w:val="24868001"/>
    <w:rsid w:val="24E914AA"/>
    <w:rsid w:val="253B911B"/>
    <w:rsid w:val="255C7422"/>
    <w:rsid w:val="255F09D0"/>
    <w:rsid w:val="259C964A"/>
    <w:rsid w:val="25D4EA17"/>
    <w:rsid w:val="2642B0A3"/>
    <w:rsid w:val="26550641"/>
    <w:rsid w:val="2712057B"/>
    <w:rsid w:val="27264315"/>
    <w:rsid w:val="27AA814E"/>
    <w:rsid w:val="28313633"/>
    <w:rsid w:val="28ABCC16"/>
    <w:rsid w:val="28ADD5DC"/>
    <w:rsid w:val="293ED4BF"/>
    <w:rsid w:val="295CD3B6"/>
    <w:rsid w:val="29818006"/>
    <w:rsid w:val="29BC85CD"/>
    <w:rsid w:val="29F0750D"/>
    <w:rsid w:val="29F21CCA"/>
    <w:rsid w:val="2A39ECC5"/>
    <w:rsid w:val="2A489CCC"/>
    <w:rsid w:val="2A7325CC"/>
    <w:rsid w:val="2A84EA39"/>
    <w:rsid w:val="2A8E419E"/>
    <w:rsid w:val="2AB89B44"/>
    <w:rsid w:val="2B48BB25"/>
    <w:rsid w:val="2B926C06"/>
    <w:rsid w:val="2BB522F7"/>
    <w:rsid w:val="2C998C2D"/>
    <w:rsid w:val="2CBACB35"/>
    <w:rsid w:val="2CE64A53"/>
    <w:rsid w:val="2D803D8E"/>
    <w:rsid w:val="2DEBCE91"/>
    <w:rsid w:val="2E77691C"/>
    <w:rsid w:val="2E7E3866"/>
    <w:rsid w:val="2E87360D"/>
    <w:rsid w:val="2ED87B06"/>
    <w:rsid w:val="2EED96DB"/>
    <w:rsid w:val="2F1C0DEF"/>
    <w:rsid w:val="2F3EAC70"/>
    <w:rsid w:val="2F6EB8A4"/>
    <w:rsid w:val="307C3D1B"/>
    <w:rsid w:val="312B1F67"/>
    <w:rsid w:val="313296E7"/>
    <w:rsid w:val="313F2012"/>
    <w:rsid w:val="3168B8FD"/>
    <w:rsid w:val="31735F7C"/>
    <w:rsid w:val="31A37BEF"/>
    <w:rsid w:val="3249D63F"/>
    <w:rsid w:val="325E06E6"/>
    <w:rsid w:val="331D0D83"/>
    <w:rsid w:val="33B275A9"/>
    <w:rsid w:val="33B9A96B"/>
    <w:rsid w:val="33C7A6AE"/>
    <w:rsid w:val="33ED4D88"/>
    <w:rsid w:val="34315995"/>
    <w:rsid w:val="34CD202C"/>
    <w:rsid w:val="350EA7BA"/>
    <w:rsid w:val="351C9DF4"/>
    <w:rsid w:val="3586C872"/>
    <w:rsid w:val="360E67AD"/>
    <w:rsid w:val="36565934"/>
    <w:rsid w:val="36FF4770"/>
    <w:rsid w:val="3706F571"/>
    <w:rsid w:val="37A35D73"/>
    <w:rsid w:val="38207EC4"/>
    <w:rsid w:val="388A107B"/>
    <w:rsid w:val="3911B5DB"/>
    <w:rsid w:val="39143FDF"/>
    <w:rsid w:val="392E972C"/>
    <w:rsid w:val="39494E08"/>
    <w:rsid w:val="39E04D3E"/>
    <w:rsid w:val="3A3B6CEB"/>
    <w:rsid w:val="3A53E3EC"/>
    <w:rsid w:val="3AE47DBC"/>
    <w:rsid w:val="3B0C382B"/>
    <w:rsid w:val="3B274258"/>
    <w:rsid w:val="3B87963D"/>
    <w:rsid w:val="3C05793C"/>
    <w:rsid w:val="3CAA8BEB"/>
    <w:rsid w:val="3CDFBC8E"/>
    <w:rsid w:val="3D2B3CA9"/>
    <w:rsid w:val="3D554105"/>
    <w:rsid w:val="3DED5DB5"/>
    <w:rsid w:val="3E2D33EF"/>
    <w:rsid w:val="3EA2F75F"/>
    <w:rsid w:val="3EAE9DCA"/>
    <w:rsid w:val="3EC409C6"/>
    <w:rsid w:val="3EC7F979"/>
    <w:rsid w:val="3EE4634C"/>
    <w:rsid w:val="3EFD279E"/>
    <w:rsid w:val="3F099007"/>
    <w:rsid w:val="3F633C76"/>
    <w:rsid w:val="41B6A07F"/>
    <w:rsid w:val="41DEFEE9"/>
    <w:rsid w:val="428E594C"/>
    <w:rsid w:val="438A2E49"/>
    <w:rsid w:val="43BACF44"/>
    <w:rsid w:val="44055E4B"/>
    <w:rsid w:val="440BD574"/>
    <w:rsid w:val="4419135A"/>
    <w:rsid w:val="447DF343"/>
    <w:rsid w:val="4489BD70"/>
    <w:rsid w:val="44928AC9"/>
    <w:rsid w:val="44A3AF1B"/>
    <w:rsid w:val="44E2246F"/>
    <w:rsid w:val="4595BBD6"/>
    <w:rsid w:val="45FB2C91"/>
    <w:rsid w:val="46382DC8"/>
    <w:rsid w:val="4665DC76"/>
    <w:rsid w:val="46A3ECCB"/>
    <w:rsid w:val="4700C796"/>
    <w:rsid w:val="48081175"/>
    <w:rsid w:val="48372A56"/>
    <w:rsid w:val="484AB3CB"/>
    <w:rsid w:val="49296081"/>
    <w:rsid w:val="49BC0E14"/>
    <w:rsid w:val="49D212C2"/>
    <w:rsid w:val="49E53682"/>
    <w:rsid w:val="4A4BB20A"/>
    <w:rsid w:val="4A536D16"/>
    <w:rsid w:val="4A72FA6E"/>
    <w:rsid w:val="4A99EB2A"/>
    <w:rsid w:val="4ADE6220"/>
    <w:rsid w:val="4BCF4864"/>
    <w:rsid w:val="4CA78758"/>
    <w:rsid w:val="4D0FC8D6"/>
    <w:rsid w:val="4D6C0015"/>
    <w:rsid w:val="4DE90E79"/>
    <w:rsid w:val="4E0C3622"/>
    <w:rsid w:val="4E0C976A"/>
    <w:rsid w:val="4EF2C6AF"/>
    <w:rsid w:val="4F14B89B"/>
    <w:rsid w:val="4F3004C1"/>
    <w:rsid w:val="4FACCA44"/>
    <w:rsid w:val="50280764"/>
    <w:rsid w:val="509B0DED"/>
    <w:rsid w:val="50EB0E48"/>
    <w:rsid w:val="51118905"/>
    <w:rsid w:val="513A9701"/>
    <w:rsid w:val="527CFDB2"/>
    <w:rsid w:val="52B0B095"/>
    <w:rsid w:val="52F37531"/>
    <w:rsid w:val="53105DF4"/>
    <w:rsid w:val="537198A0"/>
    <w:rsid w:val="53762E07"/>
    <w:rsid w:val="537EA17D"/>
    <w:rsid w:val="53955967"/>
    <w:rsid w:val="5418CE13"/>
    <w:rsid w:val="55B8B66C"/>
    <w:rsid w:val="5633B8C5"/>
    <w:rsid w:val="565C8A99"/>
    <w:rsid w:val="5692319D"/>
    <w:rsid w:val="569E80CC"/>
    <w:rsid w:val="56A83F85"/>
    <w:rsid w:val="56B0BA89"/>
    <w:rsid w:val="56EC7FEB"/>
    <w:rsid w:val="573D0F6A"/>
    <w:rsid w:val="575E1C2C"/>
    <w:rsid w:val="579F1CED"/>
    <w:rsid w:val="58444255"/>
    <w:rsid w:val="584B3BB6"/>
    <w:rsid w:val="5891F0A2"/>
    <w:rsid w:val="58FABBE5"/>
    <w:rsid w:val="59C38FD6"/>
    <w:rsid w:val="5AA763C9"/>
    <w:rsid w:val="5AFFA43B"/>
    <w:rsid w:val="5B29C847"/>
    <w:rsid w:val="5BFC8050"/>
    <w:rsid w:val="5C0EB4A9"/>
    <w:rsid w:val="5C245621"/>
    <w:rsid w:val="5C9E5956"/>
    <w:rsid w:val="5CE39347"/>
    <w:rsid w:val="5CF3978D"/>
    <w:rsid w:val="5D2501AD"/>
    <w:rsid w:val="5D405450"/>
    <w:rsid w:val="5D995842"/>
    <w:rsid w:val="5DEC1663"/>
    <w:rsid w:val="5E1395C7"/>
    <w:rsid w:val="5E616909"/>
    <w:rsid w:val="5E6B4890"/>
    <w:rsid w:val="5E8E0E3B"/>
    <w:rsid w:val="5FEB419C"/>
    <w:rsid w:val="606C82F5"/>
    <w:rsid w:val="60E487D6"/>
    <w:rsid w:val="611C0DF8"/>
    <w:rsid w:val="613A932A"/>
    <w:rsid w:val="615F4B32"/>
    <w:rsid w:val="6168BE71"/>
    <w:rsid w:val="61A5645E"/>
    <w:rsid w:val="623E3A38"/>
    <w:rsid w:val="628241AA"/>
    <w:rsid w:val="629281CA"/>
    <w:rsid w:val="62D3C962"/>
    <w:rsid w:val="62ECA999"/>
    <w:rsid w:val="6300E58D"/>
    <w:rsid w:val="63302BBE"/>
    <w:rsid w:val="6407873C"/>
    <w:rsid w:val="641DDD38"/>
    <w:rsid w:val="64A58E3C"/>
    <w:rsid w:val="64BF170D"/>
    <w:rsid w:val="64CCF432"/>
    <w:rsid w:val="651286A5"/>
    <w:rsid w:val="6518A071"/>
    <w:rsid w:val="652E2EDE"/>
    <w:rsid w:val="65C1EA21"/>
    <w:rsid w:val="65D12CBE"/>
    <w:rsid w:val="6617AABA"/>
    <w:rsid w:val="67763308"/>
    <w:rsid w:val="67A97286"/>
    <w:rsid w:val="68417093"/>
    <w:rsid w:val="6856FB93"/>
    <w:rsid w:val="68B44D26"/>
    <w:rsid w:val="68EA1A4E"/>
    <w:rsid w:val="6942A453"/>
    <w:rsid w:val="6953D856"/>
    <w:rsid w:val="69D65FF5"/>
    <w:rsid w:val="69D6EDE8"/>
    <w:rsid w:val="69D804B8"/>
    <w:rsid w:val="6A6BFE43"/>
    <w:rsid w:val="6A76C8C0"/>
    <w:rsid w:val="6B344D37"/>
    <w:rsid w:val="6BF28DAA"/>
    <w:rsid w:val="6C13E6F2"/>
    <w:rsid w:val="6C178B57"/>
    <w:rsid w:val="6D2A1B95"/>
    <w:rsid w:val="6D2CD03B"/>
    <w:rsid w:val="6D57B0EC"/>
    <w:rsid w:val="6D6E0808"/>
    <w:rsid w:val="6DBD601D"/>
    <w:rsid w:val="6DC3154B"/>
    <w:rsid w:val="6DF271A4"/>
    <w:rsid w:val="6E62AC8C"/>
    <w:rsid w:val="6F2E1900"/>
    <w:rsid w:val="6F45443E"/>
    <w:rsid w:val="6F5D2510"/>
    <w:rsid w:val="6FFE7CED"/>
    <w:rsid w:val="70520085"/>
    <w:rsid w:val="70602F3E"/>
    <w:rsid w:val="7133C52C"/>
    <w:rsid w:val="71A2EE79"/>
    <w:rsid w:val="71FDDDD9"/>
    <w:rsid w:val="72884AFF"/>
    <w:rsid w:val="72ADD8CD"/>
    <w:rsid w:val="72DB93F9"/>
    <w:rsid w:val="731FC09F"/>
    <w:rsid w:val="734CACDB"/>
    <w:rsid w:val="73852D85"/>
    <w:rsid w:val="7419E60E"/>
    <w:rsid w:val="745102C5"/>
    <w:rsid w:val="74624AA0"/>
    <w:rsid w:val="748F66F6"/>
    <w:rsid w:val="758A4DF0"/>
    <w:rsid w:val="76F8531A"/>
    <w:rsid w:val="76FAB9D1"/>
    <w:rsid w:val="77780217"/>
    <w:rsid w:val="77A1014D"/>
    <w:rsid w:val="77D5C6D6"/>
    <w:rsid w:val="79614B2D"/>
    <w:rsid w:val="79BC3D6A"/>
    <w:rsid w:val="79C41370"/>
    <w:rsid w:val="79E92732"/>
    <w:rsid w:val="7A0674CB"/>
    <w:rsid w:val="7A7CEDF5"/>
    <w:rsid w:val="7A7E3CE6"/>
    <w:rsid w:val="7B18F4A4"/>
    <w:rsid w:val="7C2E4864"/>
    <w:rsid w:val="7D8EDC36"/>
    <w:rsid w:val="7DDA0455"/>
    <w:rsid w:val="7E7213D9"/>
    <w:rsid w:val="7E96A0A4"/>
    <w:rsid w:val="7EB2F61A"/>
    <w:rsid w:val="7EDB2D5F"/>
    <w:rsid w:val="7F17A58D"/>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6FA11"/>
  <w15:docId w15:val="{335D67C3-D3BB-46C8-B40A-5ACF71A0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60F9"/>
    <w:rPr>
      <w:lang w:eastAsia="en-US"/>
    </w:rPr>
  </w:style>
  <w:style w:type="paragraph" w:styleId="Ttulo1">
    <w:name w:val="heading 1"/>
    <w:basedOn w:val="Normal"/>
    <w:next w:val="Normal"/>
    <w:qFormat/>
    <w:pPr>
      <w:keepNext/>
      <w:spacing w:before="240" w:after="60"/>
      <w:outlineLvl w:val="0"/>
    </w:pPr>
    <w:rPr>
      <w:rFonts w:ascii="Arial" w:hAnsi="Arial"/>
      <w:b/>
      <w:kern w:val="32"/>
      <w:sz w:val="32"/>
    </w:rPr>
  </w:style>
  <w:style w:type="paragraph" w:styleId="Ttulo2">
    <w:name w:val="heading 2"/>
    <w:basedOn w:val="Normal"/>
    <w:next w:val="Normal"/>
    <w:qFormat/>
    <w:rsid w:val="00E70570"/>
    <w:pPr>
      <w:keepNext/>
      <w:jc w:val="both"/>
      <w:outlineLvl w:val="1"/>
    </w:pPr>
    <w:rPr>
      <w:rFonts w:ascii="Arial" w:hAnsi="Arial"/>
      <w:b/>
      <w:snapToGrid w:val="0"/>
      <w:sz w:val="28"/>
      <w:lang w:eastAsia="pt-BR"/>
    </w:rPr>
  </w:style>
  <w:style w:type="paragraph" w:styleId="Ttulo3">
    <w:name w:val="heading 3"/>
    <w:basedOn w:val="Normal"/>
    <w:next w:val="Normal"/>
    <w:link w:val="Ttulo3Char"/>
    <w:qFormat/>
    <w:pPr>
      <w:keepNext/>
      <w:spacing w:line="360" w:lineRule="auto"/>
      <w:jc w:val="both"/>
      <w:outlineLvl w:val="2"/>
    </w:pPr>
    <w:rPr>
      <w:sz w:val="24"/>
    </w:rPr>
  </w:style>
  <w:style w:type="paragraph" w:styleId="Ttulo4">
    <w:name w:val="heading 4"/>
    <w:basedOn w:val="Normal"/>
    <w:next w:val="Normal"/>
    <w:link w:val="Ttulo4Char"/>
    <w:uiPriority w:val="9"/>
    <w:unhideWhenUsed/>
    <w:qFormat/>
    <w:rsid w:val="00BB3383"/>
    <w:pPr>
      <w:keepNext/>
      <w:keepLines/>
      <w:spacing w:before="40" w:line="268" w:lineRule="auto"/>
      <w:ind w:left="10" w:right="420" w:hanging="10"/>
      <w:jc w:val="both"/>
      <w:outlineLvl w:val="3"/>
    </w:pPr>
    <w:rPr>
      <w:rFonts w:asciiTheme="majorHAnsi" w:eastAsiaTheme="majorEastAsia" w:hAnsiTheme="majorHAnsi" w:cstheme="majorBidi"/>
      <w:i/>
      <w:iCs/>
      <w:color w:val="2E74B5" w:themeColor="accent1" w:themeShade="BF"/>
      <w:sz w:val="24"/>
      <w:szCs w:val="22"/>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pPr>
      <w:spacing w:line="360" w:lineRule="auto"/>
      <w:ind w:left="357" w:firstLine="357"/>
      <w:jc w:val="both"/>
    </w:pPr>
  </w:style>
  <w:style w:type="paragraph" w:styleId="Corpodetexto">
    <w:name w:val="Body Text"/>
    <w:basedOn w:val="Normal"/>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pPr>
      <w:spacing w:line="360" w:lineRule="auto"/>
      <w:jc w:val="both"/>
    </w:pPr>
    <w:rPr>
      <w:i/>
    </w:rPr>
  </w:style>
  <w:style w:type="paragraph" w:customStyle="1" w:styleId="jorge">
    <w:name w:val="jorge"/>
    <w:basedOn w:val="Corpodetexto"/>
    <w:pPr>
      <w:spacing w:line="360" w:lineRule="auto"/>
      <w:ind w:left="357" w:firstLine="357"/>
    </w:pPr>
    <w:rPr>
      <w:rFonts w:ascii="Arial" w:hAnsi="Arial"/>
    </w:rPr>
  </w:style>
  <w:style w:type="paragraph" w:styleId="Cabealho">
    <w:name w:val="header"/>
    <w:basedOn w:val="Normal"/>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Ttulo">
    <w:name w:val="Title"/>
    <w:basedOn w:val="Normal"/>
    <w:qFormat/>
    <w:rsid w:val="00E70570"/>
    <w:pPr>
      <w:spacing w:line="360" w:lineRule="auto"/>
      <w:jc w:val="center"/>
    </w:pPr>
    <w:rPr>
      <w:rFonts w:ascii="Arial" w:hAnsi="Arial"/>
      <w:b/>
      <w:sz w:val="28"/>
    </w:rPr>
  </w:style>
  <w:style w:type="paragraph" w:styleId="Corpodetexto3">
    <w:name w:val="Body Text 3"/>
    <w:basedOn w:val="Normal"/>
    <w:rPr>
      <w:rFonts w:ascii="Arial" w:hAnsi="Arial"/>
      <w:i/>
    </w:rPr>
  </w:style>
  <w:style w:type="paragraph" w:styleId="Recuodecorpodetexto2">
    <w:name w:val="Body Text Indent 2"/>
    <w:basedOn w:val="Normal"/>
    <w:pPr>
      <w:ind w:left="4678"/>
      <w:jc w:val="right"/>
    </w:pPr>
  </w:style>
  <w:style w:type="paragraph" w:styleId="Recuodecorpodetexto3">
    <w:name w:val="Body Text Indent 3"/>
    <w:basedOn w:val="Normal"/>
    <w:pPr>
      <w:ind w:left="4820"/>
      <w:jc w:val="right"/>
    </w:pPr>
  </w:style>
  <w:style w:type="paragraph" w:styleId="Sumrio1">
    <w:name w:val="toc 1"/>
    <w:basedOn w:val="Normal"/>
    <w:next w:val="Normal"/>
    <w:autoRedefine/>
    <w:uiPriority w:val="39"/>
    <w:rsid w:val="00605A13"/>
  </w:style>
  <w:style w:type="paragraph" w:styleId="Sumrio3">
    <w:name w:val="toc 3"/>
    <w:basedOn w:val="Normal"/>
    <w:next w:val="Normal"/>
    <w:autoRedefine/>
    <w:semiHidden/>
    <w:rsid w:val="00605A13"/>
    <w:pPr>
      <w:ind w:left="400"/>
    </w:pPr>
  </w:style>
  <w:style w:type="paragraph" w:styleId="CitaoIntensa">
    <w:name w:val="Intense Quote"/>
    <w:basedOn w:val="Normal"/>
    <w:next w:val="Normal"/>
    <w:link w:val="CitaoIntensaChar"/>
    <w:uiPriority w:val="30"/>
    <w:qFormat/>
    <w:rsid w:val="007C0BB6"/>
    <w:pPr>
      <w:pBdr>
        <w:bottom w:val="single" w:sz="4" w:space="4" w:color="4F81BD"/>
      </w:pBdr>
      <w:spacing w:before="200" w:after="280" w:line="276" w:lineRule="auto"/>
      <w:ind w:left="936" w:right="936"/>
    </w:pPr>
    <w:rPr>
      <w:rFonts w:ascii="Calibri" w:eastAsia="Calibri" w:hAnsi="Calibri"/>
      <w:b/>
      <w:bCs/>
      <w:i/>
      <w:iCs/>
      <w:color w:val="4F81BD"/>
      <w:sz w:val="22"/>
      <w:szCs w:val="22"/>
    </w:rPr>
  </w:style>
  <w:style w:type="character" w:customStyle="1" w:styleId="CitaoIntensaChar">
    <w:name w:val="Citação Intensa Char"/>
    <w:link w:val="CitaoIntensa"/>
    <w:uiPriority w:val="30"/>
    <w:rsid w:val="007C0BB6"/>
    <w:rPr>
      <w:rFonts w:ascii="Calibri" w:eastAsia="Calibri" w:hAnsi="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
    <w:link w:val="TextodecomentrioChar"/>
    <w:uiPriority w:val="99"/>
    <w:qFormat/>
    <w:rsid w:val="00190581"/>
  </w:style>
  <w:style w:type="character" w:customStyle="1" w:styleId="TextodecomentrioChar">
    <w:name w:val="Texto de comentário Char"/>
    <w:link w:val="Textodecomentrio"/>
    <w:uiPriority w:val="99"/>
    <w:qFormat/>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customStyle="1" w:styleId="AssuntodocomentrioChar">
    <w:name w:val="Assunto do comentário Char"/>
    <w:link w:val="Assuntodocomentrio"/>
    <w:rsid w:val="00190581"/>
    <w:rPr>
      <w:b/>
      <w:bCs/>
      <w:lang w:val="pt-BR"/>
    </w:rPr>
  </w:style>
  <w:style w:type="paragraph" w:styleId="Textodebalo">
    <w:name w:val="Balloon Text"/>
    <w:basedOn w:val="Normal"/>
    <w:link w:val="TextodebaloChar"/>
    <w:rsid w:val="00190581"/>
    <w:rPr>
      <w:rFonts w:ascii="Tahoma" w:hAnsi="Tahoma" w:cs="Tahoma"/>
      <w:sz w:val="16"/>
      <w:szCs w:val="16"/>
    </w:rPr>
  </w:style>
  <w:style w:type="character" w:customStyle="1" w:styleId="TextodebaloChar">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semiHidden/>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qFormat/>
    <w:rsid w:val="00E70570"/>
    <w:pPr>
      <w:numPr>
        <w:ilvl w:val="1"/>
      </w:numPr>
    </w:pPr>
    <w:rPr>
      <w:rFonts w:ascii="Arial" w:eastAsiaTheme="majorEastAsia" w:hAnsi="Arial" w:cstheme="majorBidi"/>
      <w:b/>
      <w:iCs/>
      <w:spacing w:val="15"/>
      <w:sz w:val="24"/>
      <w:szCs w:val="24"/>
    </w:rPr>
  </w:style>
  <w:style w:type="character" w:customStyle="1" w:styleId="SubttuloChar">
    <w:name w:val="Subtítulo Char"/>
    <w:basedOn w:val="Fontepargpadro"/>
    <w:link w:val="Subttulo"/>
    <w:rsid w:val="00E70570"/>
    <w:rPr>
      <w:rFonts w:ascii="Arial" w:eastAsiaTheme="majorEastAsia" w:hAnsi="Arial" w:cstheme="majorBidi"/>
      <w:b/>
      <w:iCs/>
      <w:spacing w:val="15"/>
      <w:sz w:val="24"/>
      <w:szCs w:val="24"/>
      <w:lang w:eastAsia="en-US"/>
    </w:rPr>
  </w:style>
  <w:style w:type="table" w:customStyle="1" w:styleId="TabeladeGrade6Colorida-nfase31">
    <w:name w:val="Tabela de Grade 6 Colorida - Ênfase 31"/>
    <w:basedOn w:val="Tabelanormal"/>
    <w:uiPriority w:val="51"/>
    <w:rsid w:val="00752E41"/>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iPriority w:val="35"/>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Tabelanormal"/>
    <w:rsid w:val="00B750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NoNumerado">
    <w:name w:val="Título Não Numerado"/>
    <w:basedOn w:val="Ttulo"/>
    <w:link w:val="TtuloNoNumeradoChar"/>
    <w:qFormat/>
    <w:rsid w:val="00ED35C3"/>
    <w:pPr>
      <w:spacing w:before="240"/>
      <w:ind w:left="360"/>
      <w:jc w:val="left"/>
    </w:pPr>
    <w:rPr>
      <w:rFonts w:cs="Arial"/>
      <w:color w:val="000000" w:themeColor="text1"/>
      <w:sz w:val="24"/>
      <w:szCs w:val="28"/>
      <w:lang w:eastAsia="pt-BR"/>
    </w:rPr>
  </w:style>
  <w:style w:type="character" w:customStyle="1" w:styleId="TtuloNoNumeradoChar">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
    <w:link w:val="TextodenotaderodapChar"/>
    <w:semiHidden/>
    <w:unhideWhenUsed/>
    <w:rsid w:val="00ED35C3"/>
    <w:pPr>
      <w:ind w:firstLine="709"/>
      <w:jc w:val="both"/>
    </w:pPr>
    <w:rPr>
      <w:rFonts w:ascii="Arial" w:hAnsi="Arial" w:cs="Arial"/>
      <w:color w:val="000000" w:themeColor="text1"/>
      <w:lang w:eastAsia="pt-BR"/>
    </w:rPr>
  </w:style>
  <w:style w:type="character" w:customStyle="1" w:styleId="TextodenotaderodapChar">
    <w:name w:val="Texto de nota de rodapé Char"/>
    <w:basedOn w:val="Fontepargpadro"/>
    <w:link w:val="Textodenotaderodap"/>
    <w:uiPriority w:val="99"/>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character" w:customStyle="1" w:styleId="RodapChar">
    <w:name w:val="Rodapé Char"/>
    <w:basedOn w:val="Fontepargpadro"/>
    <w:link w:val="Rodap"/>
    <w:uiPriority w:val="99"/>
    <w:rsid w:val="00EB1437"/>
    <w:rPr>
      <w:lang w:eastAsia="en-US"/>
    </w:rPr>
  </w:style>
  <w:style w:type="character" w:customStyle="1" w:styleId="apple-converted-space">
    <w:name w:val="apple-converted-space"/>
    <w:basedOn w:val="Fontepargpadro"/>
    <w:qFormat/>
    <w:rsid w:val="003429D3"/>
  </w:style>
  <w:style w:type="character" w:customStyle="1" w:styleId="Ttulo4Char">
    <w:name w:val="Título 4 Char"/>
    <w:basedOn w:val="Fontepargpadro"/>
    <w:link w:val="Ttulo4"/>
    <w:uiPriority w:val="9"/>
    <w:rsid w:val="00BB3383"/>
    <w:rPr>
      <w:rFonts w:asciiTheme="majorHAnsi" w:eastAsiaTheme="majorEastAsia" w:hAnsiTheme="majorHAnsi" w:cstheme="majorBidi"/>
      <w:i/>
      <w:iCs/>
      <w:color w:val="2E74B5" w:themeColor="accent1" w:themeShade="BF"/>
      <w:sz w:val="24"/>
      <w:szCs w:val="22"/>
    </w:rPr>
  </w:style>
  <w:style w:type="table" w:customStyle="1" w:styleId="TableGrid0">
    <w:name w:val="Table Grid0"/>
    <w:rsid w:val="008264B8"/>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normaltextrun">
    <w:name w:val="normaltextrun"/>
    <w:basedOn w:val="Fontepargpadro"/>
    <w:rsid w:val="00811392"/>
  </w:style>
  <w:style w:type="character" w:customStyle="1" w:styleId="eop">
    <w:name w:val="eop"/>
    <w:basedOn w:val="Fontepargpadro"/>
    <w:rsid w:val="00811392"/>
  </w:style>
  <w:style w:type="paragraph" w:customStyle="1" w:styleId="paragraph">
    <w:name w:val="paragraph"/>
    <w:basedOn w:val="Normal"/>
    <w:rsid w:val="00811392"/>
    <w:pPr>
      <w:spacing w:before="100" w:beforeAutospacing="1" w:after="100" w:afterAutospacing="1"/>
    </w:pPr>
    <w:rPr>
      <w:sz w:val="24"/>
      <w:szCs w:val="24"/>
      <w:lang w:eastAsia="pt-BR"/>
    </w:rPr>
  </w:style>
  <w:style w:type="character" w:customStyle="1" w:styleId="Ttulo3Char">
    <w:name w:val="Título 3 Char"/>
    <w:basedOn w:val="Fontepargpadro"/>
    <w:link w:val="Ttulo3"/>
    <w:rsid w:val="00FF1B74"/>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838349482">
      <w:bodyDiv w:val="1"/>
      <w:marLeft w:val="0"/>
      <w:marRight w:val="0"/>
      <w:marTop w:val="0"/>
      <w:marBottom w:val="0"/>
      <w:divBdr>
        <w:top w:val="none" w:sz="0" w:space="0" w:color="auto"/>
        <w:left w:val="none" w:sz="0" w:space="0" w:color="auto"/>
        <w:bottom w:val="none" w:sz="0" w:space="0" w:color="auto"/>
        <w:right w:val="none" w:sz="0" w:space="0" w:color="auto"/>
      </w:divBdr>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1986742411">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hyperlink" Target="https://www.normaseregras.com/normas-abnt/" TargetMode="External"/><Relationship Id="rId3" Type="http://schemas.openxmlformats.org/officeDocument/2006/relationships/customXml" Target="../customXml/item3.xml"/><Relationship Id="rId21" Type="http://schemas.openxmlformats.org/officeDocument/2006/relationships/hyperlink" Target="http://www.agricultura.gov.br/servicos-e-sistemas/sistemas/Sapcana"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5.png"/><Relationship Id="rId25" Type="http://schemas.openxmlformats.org/officeDocument/2006/relationships/hyperlink" Target="https://wiki.sj.ifsc.edu.br/wiki/index.php/Dicas_para_escrita_de_texto_cient%C3%ADfico"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1.bin"/><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9.emf"/><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www.agricultura.gov.br/servicos-e-sistemas/sistemas/Sapcana"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E34159392502145BE1720CBAF811C07" ma:contentTypeVersion="7" ma:contentTypeDescription="Crie um novo documento." ma:contentTypeScope="" ma:versionID="ab797c2d544744138f96faebb1ab7116">
  <xsd:schema xmlns:xsd="http://www.w3.org/2001/XMLSchema" xmlns:xs="http://www.w3.org/2001/XMLSchema" xmlns:p="http://schemas.microsoft.com/office/2006/metadata/properties" xmlns:ns2="e9fab05c-63f3-4440-bfd8-e2f1be1066cb" targetNamespace="http://schemas.microsoft.com/office/2006/metadata/properties" ma:root="true" ma:fieldsID="c64db5a76afb174c0e3629d306f8689d" ns2:_="">
    <xsd:import namespace="e9fab05c-63f3-4440-bfd8-e2f1be1066c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fab05c-63f3-4440-bfd8-e2f1be1066c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e9fab05c-63f3-4440-bfd8-e2f1be1066c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1359B-00EA-453E-869F-46E721630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fab05c-63f3-4440-bfd8-e2f1be1066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9A35B4-52E6-482B-BAD8-D809BE9A521B}">
  <ds:schemaRefs>
    <ds:schemaRef ds:uri="http://schemas.microsoft.com/office/2006/metadata/properties"/>
    <ds:schemaRef ds:uri="http://schemas.microsoft.com/office/infopath/2007/PartnerControls"/>
    <ds:schemaRef ds:uri="e9fab05c-63f3-4440-bfd8-e2f1be1066cb"/>
  </ds:schemaRefs>
</ds:datastoreItem>
</file>

<file path=customXml/itemProps3.xml><?xml version="1.0" encoding="utf-8"?>
<ds:datastoreItem xmlns:ds="http://schemas.openxmlformats.org/officeDocument/2006/customXml" ds:itemID="{42548729-F033-49F2-9561-0A9B9864A287}">
  <ds:schemaRefs>
    <ds:schemaRef ds:uri="http://schemas.microsoft.com/sharepoint/v3/contenttype/forms"/>
  </ds:schemaRefs>
</ds:datastoreItem>
</file>

<file path=customXml/itemProps4.xml><?xml version="1.0" encoding="utf-8"?>
<ds:datastoreItem xmlns:ds="http://schemas.openxmlformats.org/officeDocument/2006/customXml" ds:itemID="{AE6B6BE0-4456-42BE-A34E-5D75C694E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49</Pages>
  <Words>6270</Words>
  <Characters>33858</Characters>
  <Application>Microsoft Office Word</Application>
  <DocSecurity>0</DocSecurity>
  <Lines>282</Lines>
  <Paragraphs>80</Paragraphs>
  <ScaleCrop>false</ScaleCrop>
  <HeadingPairs>
    <vt:vector size="2" baseType="variant">
      <vt:variant>
        <vt:lpstr>Título</vt:lpstr>
      </vt:variant>
      <vt:variant>
        <vt:i4>1</vt:i4>
      </vt:variant>
    </vt:vector>
  </HeadingPairs>
  <TitlesOfParts>
    <vt:vector size="1" baseType="lpstr">
      <vt:lpstr>1</vt:lpstr>
    </vt:vector>
  </TitlesOfParts>
  <Company>LuK do Brasil Embreagens Ltda.</Company>
  <LinksUpToDate>false</LinksUpToDate>
  <CharactersWithSpaces>40048</CharactersWithSpaces>
  <SharedDoc>false</SharedDoc>
  <HLinks>
    <vt:vector size="24" baseType="variant">
      <vt:variant>
        <vt:i4>7471220</vt:i4>
      </vt:variant>
      <vt:variant>
        <vt:i4>9</vt:i4>
      </vt:variant>
      <vt:variant>
        <vt:i4>0</vt:i4>
      </vt:variant>
      <vt:variant>
        <vt:i4>5</vt:i4>
      </vt:variant>
      <vt:variant>
        <vt:lpwstr>https://www.normaseregras.com/normas-abnt/</vt:lpwstr>
      </vt:variant>
      <vt:variant>
        <vt:lpwstr/>
      </vt:variant>
      <vt:variant>
        <vt:i4>3276828</vt:i4>
      </vt:variant>
      <vt:variant>
        <vt:i4>6</vt:i4>
      </vt:variant>
      <vt:variant>
        <vt:i4>0</vt:i4>
      </vt:variant>
      <vt:variant>
        <vt:i4>5</vt:i4>
      </vt:variant>
      <vt:variant>
        <vt:lpwstr>https://wiki.sj.ifsc.edu.br/wiki/index.php/Dicas_para_escrita_de_texto_cient%C3%ADfico</vt:lpwstr>
      </vt:variant>
      <vt:variant>
        <vt:lpwstr/>
      </vt:variant>
      <vt:variant>
        <vt:i4>3276915</vt:i4>
      </vt:variant>
      <vt:variant>
        <vt:i4>3</vt:i4>
      </vt:variant>
      <vt:variant>
        <vt:i4>0</vt:i4>
      </vt:variant>
      <vt:variant>
        <vt:i4>5</vt:i4>
      </vt:variant>
      <vt:variant>
        <vt:lpwstr>http://www.agricultura.gov.br/servicos-e-sistemas/sistemas/Sapcana</vt:lpwstr>
      </vt:variant>
      <vt:variant>
        <vt:lpwstr/>
      </vt:variant>
      <vt:variant>
        <vt:i4>3276915</vt:i4>
      </vt:variant>
      <vt:variant>
        <vt:i4>0</vt:i4>
      </vt:variant>
      <vt:variant>
        <vt:i4>0</vt:i4>
      </vt:variant>
      <vt:variant>
        <vt:i4>5</vt:i4>
      </vt:variant>
      <vt:variant>
        <vt:lpwstr>http://www.agricultura.gov.br/servicos-e-sistemas/sistemas/Sapcana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Owner</dc:creator>
  <cp:keywords/>
  <dc:description/>
  <cp:lastModifiedBy>DENILCE VELOSO</cp:lastModifiedBy>
  <cp:revision>22</cp:revision>
  <cp:lastPrinted>2004-07-04T17:47:00Z</cp:lastPrinted>
  <dcterms:created xsi:type="dcterms:W3CDTF">2021-04-14T01:39:00Z</dcterms:created>
  <dcterms:modified xsi:type="dcterms:W3CDTF">2021-04-15T02:01:00Z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0x010100EE34159392502145BE1720CBAF811C07</vt:lpwstr>
  </property>
</Properties>
</file>